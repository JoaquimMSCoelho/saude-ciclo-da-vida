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48BA3" w14:textId="77777777" w:rsidR="00310885" w:rsidRPr="00310885" w:rsidRDefault="00310885" w:rsidP="00310885">
      <w:pPr>
        <w:spacing w:after="0" w:line="240" w:lineRule="auto"/>
        <w:jc w:val="both"/>
        <w:rPr>
          <w:rFonts w:ascii="Arial" w:hAnsi="Arial" w:cs="Arial"/>
          <w:b/>
          <w:bCs/>
        </w:rPr>
      </w:pPr>
      <w:r w:rsidRPr="00310885">
        <w:rPr>
          <w:rFonts w:ascii="Segoe UI Emoji" w:hAnsi="Segoe UI Emoji" w:cs="Segoe UI Emoji"/>
          <w:b/>
          <w:bCs/>
        </w:rPr>
        <w:t>📘</w:t>
      </w:r>
      <w:r w:rsidRPr="00310885">
        <w:rPr>
          <w:rFonts w:ascii="Arial" w:hAnsi="Arial" w:cs="Arial"/>
          <w:b/>
          <w:bCs/>
        </w:rPr>
        <w:t xml:space="preserve"> MEMORIAL TÉCNICO E INSTITUCIONAL — </w:t>
      </w:r>
      <w:r w:rsidRPr="00310885">
        <w:rPr>
          <w:rFonts w:ascii="Arial" w:hAnsi="Arial" w:cs="Arial"/>
          <w:b/>
          <w:bCs/>
          <w:i/>
          <w:iCs/>
        </w:rPr>
        <w:t>Saúde Ciclo da Vida</w:t>
      </w:r>
    </w:p>
    <w:p w14:paraId="53FDE9DE" w14:textId="77777777" w:rsidR="00310885" w:rsidRPr="00310885" w:rsidRDefault="00310885" w:rsidP="00310885">
      <w:pPr>
        <w:spacing w:after="0" w:line="240" w:lineRule="auto"/>
        <w:jc w:val="both"/>
        <w:rPr>
          <w:rFonts w:ascii="Arial" w:hAnsi="Arial" w:cs="Arial"/>
          <w:b/>
          <w:bCs/>
        </w:rPr>
      </w:pPr>
      <w:r w:rsidRPr="00310885">
        <w:rPr>
          <w:rFonts w:ascii="Segoe UI Emoji" w:hAnsi="Segoe UI Emoji" w:cs="Segoe UI Emoji"/>
          <w:b/>
          <w:bCs/>
        </w:rPr>
        <w:t>🧭</w:t>
      </w:r>
      <w:r w:rsidRPr="00310885">
        <w:rPr>
          <w:rFonts w:ascii="Arial" w:hAnsi="Arial" w:cs="Arial"/>
          <w:b/>
          <w:bCs/>
        </w:rPr>
        <w:t xml:space="preserve"> Propósito</w:t>
      </w:r>
    </w:p>
    <w:p w14:paraId="4F01DB04" w14:textId="77777777" w:rsidR="00310885" w:rsidRPr="00310885" w:rsidRDefault="00310885" w:rsidP="00310885">
      <w:pPr>
        <w:spacing w:after="0" w:line="240" w:lineRule="auto"/>
        <w:jc w:val="both"/>
        <w:rPr>
          <w:rFonts w:ascii="Arial" w:hAnsi="Arial" w:cs="Arial"/>
        </w:rPr>
      </w:pPr>
      <w:r w:rsidRPr="00310885">
        <w:rPr>
          <w:rFonts w:ascii="Arial" w:hAnsi="Arial" w:cs="Arial"/>
        </w:rPr>
        <w:t>Registrar com precisão e sensibilidade a jornada completa do sistema, valorizando sua inovação, impacto humano e inteligência aplicada à saúde.</w:t>
      </w:r>
    </w:p>
    <w:p w14:paraId="153BFB7A" w14:textId="77777777" w:rsidR="00310885" w:rsidRPr="00310885" w:rsidRDefault="00310885" w:rsidP="00310885">
      <w:pPr>
        <w:spacing w:after="0" w:line="240" w:lineRule="auto"/>
        <w:jc w:val="both"/>
        <w:rPr>
          <w:rFonts w:ascii="Arial" w:hAnsi="Arial" w:cs="Arial"/>
          <w:b/>
          <w:bCs/>
        </w:rPr>
      </w:pPr>
      <w:r w:rsidRPr="00310885">
        <w:rPr>
          <w:rFonts w:ascii="Segoe UI Emoji" w:hAnsi="Segoe UI Emoji" w:cs="Segoe UI Emoji"/>
          <w:b/>
          <w:bCs/>
        </w:rPr>
        <w:t>🧩</w:t>
      </w:r>
      <w:r w:rsidRPr="00310885">
        <w:rPr>
          <w:rFonts w:ascii="Arial" w:hAnsi="Arial" w:cs="Arial"/>
          <w:b/>
          <w:bCs/>
        </w:rPr>
        <w:t xml:space="preserve"> 1. ORIGEM E PROPÓSITO</w:t>
      </w:r>
    </w:p>
    <w:p w14:paraId="392B34B0" w14:textId="77777777" w:rsidR="00310885" w:rsidRPr="00310885" w:rsidRDefault="00310885" w:rsidP="00310885">
      <w:pPr>
        <w:numPr>
          <w:ilvl w:val="0"/>
          <w:numId w:val="90"/>
        </w:numPr>
        <w:spacing w:after="0" w:line="240" w:lineRule="auto"/>
        <w:jc w:val="both"/>
        <w:rPr>
          <w:rFonts w:ascii="Arial" w:hAnsi="Arial" w:cs="Arial"/>
        </w:rPr>
      </w:pPr>
      <w:r w:rsidRPr="00310885">
        <w:rPr>
          <w:rFonts w:ascii="Arial" w:hAnsi="Arial" w:cs="Arial"/>
          <w:b/>
          <w:bCs/>
        </w:rPr>
        <w:t>Início</w:t>
      </w:r>
      <w:r w:rsidRPr="00310885">
        <w:rPr>
          <w:rFonts w:ascii="Arial" w:hAnsi="Arial" w:cs="Arial"/>
        </w:rPr>
        <w:t xml:space="preserve">: </w:t>
      </w:r>
      <w:proofErr w:type="gramStart"/>
      <w:r w:rsidRPr="00310885">
        <w:rPr>
          <w:rFonts w:ascii="Arial" w:hAnsi="Arial" w:cs="Arial"/>
        </w:rPr>
        <w:t>Outubro</w:t>
      </w:r>
      <w:proofErr w:type="gramEnd"/>
      <w:r w:rsidRPr="00310885">
        <w:rPr>
          <w:rFonts w:ascii="Arial" w:hAnsi="Arial" w:cs="Arial"/>
        </w:rPr>
        <w:t xml:space="preserve"> de 2025, Piracicaba/SP</w:t>
      </w:r>
    </w:p>
    <w:p w14:paraId="499114B6" w14:textId="77777777" w:rsidR="00310885" w:rsidRPr="00310885" w:rsidRDefault="00310885" w:rsidP="00310885">
      <w:pPr>
        <w:numPr>
          <w:ilvl w:val="0"/>
          <w:numId w:val="90"/>
        </w:numPr>
        <w:spacing w:after="0" w:line="240" w:lineRule="auto"/>
        <w:jc w:val="both"/>
        <w:rPr>
          <w:rFonts w:ascii="Arial" w:hAnsi="Arial" w:cs="Arial"/>
        </w:rPr>
      </w:pPr>
      <w:r w:rsidRPr="00310885">
        <w:rPr>
          <w:rFonts w:ascii="Arial" w:hAnsi="Arial" w:cs="Arial"/>
          <w:b/>
          <w:bCs/>
        </w:rPr>
        <w:t>Idealizador</w:t>
      </w:r>
      <w:r w:rsidRPr="00310885">
        <w:rPr>
          <w:rFonts w:ascii="Arial" w:hAnsi="Arial" w:cs="Arial"/>
        </w:rPr>
        <w:t>: Joaquim Ferreira</w:t>
      </w:r>
    </w:p>
    <w:p w14:paraId="5DD45C9D" w14:textId="77777777" w:rsidR="00310885" w:rsidRPr="00310885" w:rsidRDefault="00310885" w:rsidP="00310885">
      <w:pPr>
        <w:numPr>
          <w:ilvl w:val="0"/>
          <w:numId w:val="90"/>
        </w:numPr>
        <w:spacing w:after="0" w:line="240" w:lineRule="auto"/>
        <w:jc w:val="both"/>
        <w:rPr>
          <w:rFonts w:ascii="Arial" w:hAnsi="Arial" w:cs="Arial"/>
        </w:rPr>
      </w:pPr>
      <w:r w:rsidRPr="00310885">
        <w:rPr>
          <w:rFonts w:ascii="Arial" w:hAnsi="Arial" w:cs="Arial"/>
          <w:b/>
          <w:bCs/>
        </w:rPr>
        <w:t>Motivação</w:t>
      </w:r>
      <w:r w:rsidRPr="00310885">
        <w:rPr>
          <w:rFonts w:ascii="Arial" w:hAnsi="Arial" w:cs="Arial"/>
        </w:rPr>
        <w:t>: Criar uma solução que unisse tecnologia, empatia e rastreabilidade para o cuidado humano ao longo da vida</w:t>
      </w:r>
    </w:p>
    <w:p w14:paraId="36F1CC5A" w14:textId="77777777" w:rsidR="00310885" w:rsidRPr="00310885" w:rsidRDefault="00310885" w:rsidP="00310885">
      <w:pPr>
        <w:numPr>
          <w:ilvl w:val="0"/>
          <w:numId w:val="90"/>
        </w:numPr>
        <w:spacing w:after="0" w:line="240" w:lineRule="auto"/>
        <w:jc w:val="both"/>
        <w:rPr>
          <w:rFonts w:ascii="Arial" w:hAnsi="Arial" w:cs="Arial"/>
        </w:rPr>
      </w:pPr>
      <w:r w:rsidRPr="00310885">
        <w:rPr>
          <w:rFonts w:ascii="Arial" w:hAnsi="Arial" w:cs="Arial"/>
          <w:b/>
          <w:bCs/>
        </w:rPr>
        <w:t>Missão</w:t>
      </w:r>
      <w:r w:rsidRPr="00310885">
        <w:rPr>
          <w:rFonts w:ascii="Arial" w:hAnsi="Arial" w:cs="Arial"/>
        </w:rPr>
        <w:t>: Democratizar o acesso à gestão clínica inteligente, com inclusão digital e suporte familiar</w:t>
      </w:r>
    </w:p>
    <w:p w14:paraId="75395FF3" w14:textId="77777777" w:rsidR="00310885" w:rsidRPr="00310885" w:rsidRDefault="00310885" w:rsidP="00310885">
      <w:pPr>
        <w:numPr>
          <w:ilvl w:val="0"/>
          <w:numId w:val="90"/>
        </w:numPr>
        <w:spacing w:after="0" w:line="240" w:lineRule="auto"/>
        <w:jc w:val="both"/>
        <w:rPr>
          <w:rFonts w:ascii="Arial" w:hAnsi="Arial" w:cs="Arial"/>
        </w:rPr>
      </w:pPr>
      <w:r w:rsidRPr="00310885">
        <w:rPr>
          <w:rFonts w:ascii="Arial" w:hAnsi="Arial" w:cs="Arial"/>
          <w:b/>
          <w:bCs/>
        </w:rPr>
        <w:t>Visão</w:t>
      </w:r>
      <w:r w:rsidRPr="00310885">
        <w:rPr>
          <w:rFonts w:ascii="Arial" w:hAnsi="Arial" w:cs="Arial"/>
        </w:rPr>
        <w:t>: Ser referência global em saúde digital com inteligência assistencial</w:t>
      </w:r>
    </w:p>
    <w:p w14:paraId="3522E384" w14:textId="77777777" w:rsidR="00310885" w:rsidRPr="00310885" w:rsidRDefault="00310885" w:rsidP="00310885">
      <w:pPr>
        <w:spacing w:after="0" w:line="240" w:lineRule="auto"/>
        <w:jc w:val="both"/>
        <w:rPr>
          <w:rFonts w:ascii="Arial" w:hAnsi="Arial" w:cs="Arial"/>
          <w:b/>
          <w:bCs/>
        </w:rPr>
      </w:pPr>
      <w:r w:rsidRPr="00310885">
        <w:rPr>
          <w:rFonts w:ascii="Segoe UI Emoji" w:hAnsi="Segoe UI Emoji" w:cs="Segoe UI Emoji"/>
          <w:b/>
          <w:bCs/>
        </w:rPr>
        <w:t>🧠</w:t>
      </w:r>
      <w:r w:rsidRPr="00310885">
        <w:rPr>
          <w:rFonts w:ascii="Arial" w:hAnsi="Arial" w:cs="Arial"/>
          <w:b/>
          <w:bCs/>
        </w:rPr>
        <w:t xml:space="preserve"> 2. ARQUITETURA DO SISTEMA</w:t>
      </w:r>
    </w:p>
    <w:p w14:paraId="167F0AB5" w14:textId="77777777" w:rsidR="00310885" w:rsidRPr="00310885" w:rsidRDefault="00310885" w:rsidP="00310885">
      <w:pPr>
        <w:numPr>
          <w:ilvl w:val="0"/>
          <w:numId w:val="91"/>
        </w:numPr>
        <w:spacing w:after="0" w:line="240" w:lineRule="auto"/>
        <w:jc w:val="both"/>
        <w:rPr>
          <w:rFonts w:ascii="Arial" w:hAnsi="Arial" w:cs="Arial"/>
        </w:rPr>
      </w:pPr>
      <w:r w:rsidRPr="00310885">
        <w:rPr>
          <w:rFonts w:ascii="Arial" w:hAnsi="Arial" w:cs="Arial"/>
          <w:b/>
          <w:bCs/>
        </w:rPr>
        <w:t>Módulos</w:t>
      </w:r>
      <w:r w:rsidRPr="00310885">
        <w:rPr>
          <w:rFonts w:ascii="Arial" w:hAnsi="Arial" w:cs="Arial"/>
        </w:rPr>
        <w:t>: MeusDados, NomeDoParente, NomeDaEspecialidades, NomeDoProfissional, LocaisExameConsultas, Agendamentos, Medicamentos</w:t>
      </w:r>
    </w:p>
    <w:p w14:paraId="22CA8DBC" w14:textId="77777777" w:rsidR="00310885" w:rsidRPr="00310885" w:rsidRDefault="00310885" w:rsidP="00310885">
      <w:pPr>
        <w:numPr>
          <w:ilvl w:val="0"/>
          <w:numId w:val="91"/>
        </w:numPr>
        <w:spacing w:after="0" w:line="240" w:lineRule="auto"/>
        <w:jc w:val="both"/>
        <w:rPr>
          <w:rFonts w:ascii="Arial" w:hAnsi="Arial" w:cs="Arial"/>
        </w:rPr>
      </w:pPr>
      <w:r w:rsidRPr="00310885">
        <w:rPr>
          <w:rFonts w:ascii="Arial" w:hAnsi="Arial" w:cs="Arial"/>
          <w:b/>
          <w:bCs/>
        </w:rPr>
        <w:t>Avançados</w:t>
      </w:r>
      <w:r w:rsidRPr="00310885">
        <w:rPr>
          <w:rFonts w:ascii="Arial" w:hAnsi="Arial" w:cs="Arial"/>
        </w:rPr>
        <w:t>: Relatórios, Impressão, Pânico, Inclusão Digital, Painel de Indicadores</w:t>
      </w:r>
    </w:p>
    <w:p w14:paraId="4FAC1FD1" w14:textId="77777777" w:rsidR="00310885" w:rsidRPr="00310885" w:rsidRDefault="00310885" w:rsidP="00310885">
      <w:pPr>
        <w:numPr>
          <w:ilvl w:val="0"/>
          <w:numId w:val="91"/>
        </w:numPr>
        <w:spacing w:after="0" w:line="240" w:lineRule="auto"/>
        <w:jc w:val="both"/>
        <w:rPr>
          <w:rFonts w:ascii="Arial" w:hAnsi="Arial" w:cs="Arial"/>
        </w:rPr>
      </w:pPr>
      <w:r w:rsidRPr="00310885">
        <w:rPr>
          <w:rFonts w:ascii="Arial" w:hAnsi="Arial" w:cs="Arial"/>
          <w:b/>
          <w:bCs/>
        </w:rPr>
        <w:t>IA Integrada</w:t>
      </w:r>
      <w:r w:rsidRPr="00310885">
        <w:rPr>
          <w:rFonts w:ascii="Arial" w:hAnsi="Arial" w:cs="Arial"/>
        </w:rPr>
        <w:t>: Dra. Athena — mentora clínica, analista estratégica e assistente institucional</w:t>
      </w:r>
    </w:p>
    <w:p w14:paraId="194D6973" w14:textId="77777777" w:rsidR="00310885" w:rsidRPr="00310885" w:rsidRDefault="00310885" w:rsidP="00310885">
      <w:pPr>
        <w:numPr>
          <w:ilvl w:val="0"/>
          <w:numId w:val="91"/>
        </w:numPr>
        <w:spacing w:after="0" w:line="240" w:lineRule="auto"/>
        <w:jc w:val="both"/>
        <w:rPr>
          <w:rFonts w:ascii="Arial" w:hAnsi="Arial" w:cs="Arial"/>
        </w:rPr>
      </w:pPr>
      <w:r w:rsidRPr="00310885">
        <w:rPr>
          <w:rFonts w:ascii="Arial" w:hAnsi="Arial" w:cs="Arial"/>
          <w:b/>
          <w:bCs/>
        </w:rPr>
        <w:t>Tecnologia</w:t>
      </w:r>
      <w:r w:rsidRPr="00310885">
        <w:rPr>
          <w:rFonts w:ascii="Arial" w:hAnsi="Arial" w:cs="Arial"/>
        </w:rPr>
        <w:t>: Node.js, PostgreSQL, React.js, JWT, AES256, leitura por voz, IA multilíngue</w:t>
      </w:r>
    </w:p>
    <w:p w14:paraId="49D3100F" w14:textId="77777777" w:rsidR="00310885" w:rsidRPr="00310885" w:rsidRDefault="00310885" w:rsidP="00310885">
      <w:pPr>
        <w:spacing w:after="0" w:line="240" w:lineRule="auto"/>
        <w:jc w:val="both"/>
        <w:rPr>
          <w:rFonts w:ascii="Arial" w:hAnsi="Arial" w:cs="Arial"/>
          <w:b/>
          <w:bCs/>
        </w:rPr>
      </w:pPr>
      <w:r w:rsidRPr="00310885">
        <w:rPr>
          <w:rFonts w:ascii="Segoe UI Emoji" w:hAnsi="Segoe UI Emoji" w:cs="Segoe UI Emoji"/>
          <w:b/>
          <w:bCs/>
        </w:rPr>
        <w:t>🔄</w:t>
      </w:r>
      <w:r w:rsidRPr="00310885">
        <w:rPr>
          <w:rFonts w:ascii="Arial" w:hAnsi="Arial" w:cs="Arial"/>
          <w:b/>
          <w:bCs/>
        </w:rPr>
        <w:t xml:space="preserve"> 3. CICLOS DE HOMOLOGAÇÃO E SIMULAÇÃO</w:t>
      </w:r>
    </w:p>
    <w:p w14:paraId="411BDA87" w14:textId="77777777" w:rsidR="00310885" w:rsidRPr="00310885" w:rsidRDefault="00310885" w:rsidP="00310885">
      <w:pPr>
        <w:numPr>
          <w:ilvl w:val="0"/>
          <w:numId w:val="92"/>
        </w:numPr>
        <w:spacing w:after="0" w:line="240" w:lineRule="auto"/>
        <w:jc w:val="both"/>
        <w:rPr>
          <w:rFonts w:ascii="Arial" w:hAnsi="Arial" w:cs="Arial"/>
        </w:rPr>
      </w:pPr>
      <w:r w:rsidRPr="00310885">
        <w:rPr>
          <w:rFonts w:ascii="Arial" w:hAnsi="Arial" w:cs="Arial"/>
          <w:b/>
          <w:bCs/>
        </w:rPr>
        <w:t>Homologação simulada</w:t>
      </w:r>
      <w:r w:rsidRPr="00310885">
        <w:rPr>
          <w:rFonts w:ascii="Arial" w:hAnsi="Arial" w:cs="Arial"/>
        </w:rPr>
        <w:t xml:space="preserve"> com dados fictícios e testes de integração</w:t>
      </w:r>
    </w:p>
    <w:p w14:paraId="649B4708" w14:textId="77777777" w:rsidR="00310885" w:rsidRPr="00310885" w:rsidRDefault="00310885" w:rsidP="00310885">
      <w:pPr>
        <w:numPr>
          <w:ilvl w:val="0"/>
          <w:numId w:val="92"/>
        </w:numPr>
        <w:spacing w:after="0" w:line="240" w:lineRule="auto"/>
        <w:jc w:val="both"/>
        <w:rPr>
          <w:rFonts w:ascii="Arial" w:hAnsi="Arial" w:cs="Arial"/>
        </w:rPr>
      </w:pPr>
      <w:r w:rsidRPr="00310885">
        <w:rPr>
          <w:rFonts w:ascii="Arial" w:hAnsi="Arial" w:cs="Arial"/>
          <w:b/>
          <w:bCs/>
        </w:rPr>
        <w:t>Documentação técnica</w:t>
      </w:r>
      <w:r w:rsidRPr="00310885">
        <w:rPr>
          <w:rFonts w:ascii="Arial" w:hAnsi="Arial" w:cs="Arial"/>
        </w:rPr>
        <w:t xml:space="preserve"> completa com fluxograma, manual e plano de deploy</w:t>
      </w:r>
    </w:p>
    <w:p w14:paraId="3400DD84" w14:textId="77777777" w:rsidR="00310885" w:rsidRPr="00310885" w:rsidRDefault="00310885" w:rsidP="00310885">
      <w:pPr>
        <w:numPr>
          <w:ilvl w:val="0"/>
          <w:numId w:val="92"/>
        </w:numPr>
        <w:spacing w:after="0" w:line="240" w:lineRule="auto"/>
        <w:jc w:val="both"/>
        <w:rPr>
          <w:rFonts w:ascii="Arial" w:hAnsi="Arial" w:cs="Arial"/>
        </w:rPr>
      </w:pPr>
      <w:r w:rsidRPr="00310885">
        <w:rPr>
          <w:rFonts w:ascii="Arial" w:hAnsi="Arial" w:cs="Arial"/>
          <w:b/>
          <w:bCs/>
        </w:rPr>
        <w:t>Simulação com IA ativa</w:t>
      </w:r>
      <w:r w:rsidRPr="00310885">
        <w:rPr>
          <w:rFonts w:ascii="Arial" w:hAnsi="Arial" w:cs="Arial"/>
        </w:rPr>
        <w:t xml:space="preserve"> demonstrando atuação em tempo real</w:t>
      </w:r>
    </w:p>
    <w:p w14:paraId="203EE21A" w14:textId="77777777" w:rsidR="00310885" w:rsidRPr="00310885" w:rsidRDefault="00310885" w:rsidP="00310885">
      <w:pPr>
        <w:numPr>
          <w:ilvl w:val="0"/>
          <w:numId w:val="92"/>
        </w:numPr>
        <w:spacing w:after="0" w:line="240" w:lineRule="auto"/>
        <w:jc w:val="both"/>
        <w:rPr>
          <w:rFonts w:ascii="Arial" w:hAnsi="Arial" w:cs="Arial"/>
        </w:rPr>
      </w:pPr>
      <w:r w:rsidRPr="00310885">
        <w:rPr>
          <w:rFonts w:ascii="Arial" w:hAnsi="Arial" w:cs="Arial"/>
          <w:b/>
          <w:bCs/>
        </w:rPr>
        <w:t>Expansão estratégica</w:t>
      </w:r>
      <w:r w:rsidRPr="00310885">
        <w:rPr>
          <w:rFonts w:ascii="Arial" w:hAnsi="Arial" w:cs="Arial"/>
        </w:rPr>
        <w:t xml:space="preserve"> com ativação de módulos avançados e rede de parceiros</w:t>
      </w:r>
    </w:p>
    <w:p w14:paraId="2774CE6C" w14:textId="77777777" w:rsidR="00310885" w:rsidRPr="00310885" w:rsidRDefault="00310885" w:rsidP="00310885">
      <w:pPr>
        <w:spacing w:after="0" w:line="240" w:lineRule="auto"/>
        <w:jc w:val="both"/>
        <w:rPr>
          <w:rFonts w:ascii="Arial" w:hAnsi="Arial" w:cs="Arial"/>
          <w:b/>
          <w:bCs/>
        </w:rPr>
      </w:pPr>
      <w:r w:rsidRPr="00310885">
        <w:rPr>
          <w:rFonts w:ascii="Segoe UI Emoji" w:hAnsi="Segoe UI Emoji" w:cs="Segoe UI Emoji"/>
          <w:b/>
          <w:bCs/>
        </w:rPr>
        <w:t>🌍</w:t>
      </w:r>
      <w:r w:rsidRPr="00310885">
        <w:rPr>
          <w:rFonts w:ascii="Arial" w:hAnsi="Arial" w:cs="Arial"/>
          <w:b/>
          <w:bCs/>
        </w:rPr>
        <w:t xml:space="preserve"> 4. EXPANSÃO E INTERNACIONALIZAÇÃO</w:t>
      </w:r>
    </w:p>
    <w:p w14:paraId="471FC9F2" w14:textId="77777777" w:rsidR="00310885" w:rsidRPr="00310885" w:rsidRDefault="00310885" w:rsidP="00310885">
      <w:pPr>
        <w:numPr>
          <w:ilvl w:val="0"/>
          <w:numId w:val="93"/>
        </w:numPr>
        <w:spacing w:after="0" w:line="240" w:lineRule="auto"/>
        <w:jc w:val="both"/>
        <w:rPr>
          <w:rFonts w:ascii="Arial" w:hAnsi="Arial" w:cs="Arial"/>
        </w:rPr>
      </w:pPr>
      <w:r w:rsidRPr="00310885">
        <w:rPr>
          <w:rFonts w:ascii="Arial" w:hAnsi="Arial" w:cs="Arial"/>
          <w:b/>
          <w:bCs/>
        </w:rPr>
        <w:t>Territorial</w:t>
      </w:r>
      <w:r w:rsidRPr="00310885">
        <w:rPr>
          <w:rFonts w:ascii="Arial" w:hAnsi="Arial" w:cs="Arial"/>
        </w:rPr>
        <w:t>: Municípios, clínicas privadas, redes públicas e cooperativas</w:t>
      </w:r>
    </w:p>
    <w:p w14:paraId="2993120C" w14:textId="77777777" w:rsidR="00310885" w:rsidRPr="00310885" w:rsidRDefault="00310885" w:rsidP="00310885">
      <w:pPr>
        <w:numPr>
          <w:ilvl w:val="0"/>
          <w:numId w:val="93"/>
        </w:numPr>
        <w:spacing w:after="0" w:line="240" w:lineRule="auto"/>
        <w:jc w:val="both"/>
        <w:rPr>
          <w:rFonts w:ascii="Arial" w:hAnsi="Arial" w:cs="Arial"/>
        </w:rPr>
      </w:pPr>
      <w:r w:rsidRPr="00310885">
        <w:rPr>
          <w:rFonts w:ascii="Arial" w:hAnsi="Arial" w:cs="Arial"/>
          <w:b/>
          <w:bCs/>
        </w:rPr>
        <w:t>Internacional</w:t>
      </w:r>
      <w:r w:rsidRPr="00310885">
        <w:rPr>
          <w:rFonts w:ascii="Arial" w:hAnsi="Arial" w:cs="Arial"/>
        </w:rPr>
        <w:t>: Portugal, México, Colômbia, África do Sul, Índia</w:t>
      </w:r>
    </w:p>
    <w:p w14:paraId="0A2814A1" w14:textId="77777777" w:rsidR="00310885" w:rsidRPr="00310885" w:rsidRDefault="00310885" w:rsidP="00310885">
      <w:pPr>
        <w:numPr>
          <w:ilvl w:val="0"/>
          <w:numId w:val="93"/>
        </w:numPr>
        <w:spacing w:after="0" w:line="240" w:lineRule="auto"/>
        <w:jc w:val="both"/>
        <w:rPr>
          <w:rFonts w:ascii="Arial" w:hAnsi="Arial" w:cs="Arial"/>
        </w:rPr>
      </w:pPr>
      <w:r w:rsidRPr="00310885">
        <w:rPr>
          <w:rFonts w:ascii="Arial" w:hAnsi="Arial" w:cs="Arial"/>
          <w:b/>
          <w:bCs/>
        </w:rPr>
        <w:t>Adaptação cultural e legislativa</w:t>
      </w:r>
      <w:r w:rsidRPr="00310885">
        <w:rPr>
          <w:rFonts w:ascii="Arial" w:hAnsi="Arial" w:cs="Arial"/>
        </w:rPr>
        <w:t>: LGPD, GDPR, HIPAA, ISO</w:t>
      </w:r>
    </w:p>
    <w:p w14:paraId="3EAC15CB" w14:textId="77777777" w:rsidR="00310885" w:rsidRPr="00310885" w:rsidRDefault="00310885" w:rsidP="00310885">
      <w:pPr>
        <w:numPr>
          <w:ilvl w:val="0"/>
          <w:numId w:val="93"/>
        </w:numPr>
        <w:spacing w:after="0" w:line="240" w:lineRule="auto"/>
        <w:jc w:val="both"/>
        <w:rPr>
          <w:rFonts w:ascii="Arial" w:hAnsi="Arial" w:cs="Arial"/>
        </w:rPr>
      </w:pPr>
      <w:r w:rsidRPr="00310885">
        <w:rPr>
          <w:rFonts w:ascii="Arial" w:hAnsi="Arial" w:cs="Arial"/>
          <w:b/>
          <w:bCs/>
        </w:rPr>
        <w:t>IA multilíngue</w:t>
      </w:r>
      <w:r w:rsidRPr="00310885">
        <w:rPr>
          <w:rFonts w:ascii="Arial" w:hAnsi="Arial" w:cs="Arial"/>
        </w:rPr>
        <w:t>: Dra. Athena operando em português, espanhol, inglês e hindi</w:t>
      </w:r>
    </w:p>
    <w:p w14:paraId="6ACCD427" w14:textId="77777777" w:rsidR="00310885" w:rsidRPr="00310885" w:rsidRDefault="00310885" w:rsidP="00310885">
      <w:pPr>
        <w:spacing w:after="0" w:line="240" w:lineRule="auto"/>
        <w:jc w:val="both"/>
        <w:rPr>
          <w:rFonts w:ascii="Arial" w:hAnsi="Arial" w:cs="Arial"/>
          <w:b/>
          <w:bCs/>
        </w:rPr>
      </w:pPr>
      <w:r w:rsidRPr="00310885">
        <w:rPr>
          <w:rFonts w:ascii="Segoe UI Emoji" w:hAnsi="Segoe UI Emoji" w:cs="Segoe UI Emoji"/>
          <w:b/>
          <w:bCs/>
        </w:rPr>
        <w:t>🎓</w:t>
      </w:r>
      <w:r w:rsidRPr="00310885">
        <w:rPr>
          <w:rFonts w:ascii="Arial" w:hAnsi="Arial" w:cs="Arial"/>
          <w:b/>
          <w:bCs/>
        </w:rPr>
        <w:t xml:space="preserve"> 5. VALIDAÇÃO CIENTÍFICA E INSTITUCIONAL</w:t>
      </w:r>
    </w:p>
    <w:p w14:paraId="4EF3B9FA" w14:textId="77777777" w:rsidR="00310885" w:rsidRPr="00310885" w:rsidRDefault="00310885" w:rsidP="00310885">
      <w:pPr>
        <w:numPr>
          <w:ilvl w:val="0"/>
          <w:numId w:val="94"/>
        </w:numPr>
        <w:spacing w:after="0" w:line="240" w:lineRule="auto"/>
        <w:jc w:val="both"/>
        <w:rPr>
          <w:rFonts w:ascii="Arial" w:hAnsi="Arial" w:cs="Arial"/>
        </w:rPr>
      </w:pPr>
      <w:r w:rsidRPr="00310885">
        <w:rPr>
          <w:rFonts w:ascii="Arial" w:hAnsi="Arial" w:cs="Arial"/>
          <w:b/>
          <w:bCs/>
        </w:rPr>
        <w:t>Estudos de caso</w:t>
      </w:r>
      <w:r w:rsidRPr="00310885">
        <w:rPr>
          <w:rFonts w:ascii="Arial" w:hAnsi="Arial" w:cs="Arial"/>
        </w:rPr>
        <w:t xml:space="preserve"> com impacto real: adesão ao tratamento, redução de faltas, resposta ao pânico</w:t>
      </w:r>
    </w:p>
    <w:p w14:paraId="7732958B" w14:textId="77777777" w:rsidR="00310885" w:rsidRPr="00310885" w:rsidRDefault="00310885" w:rsidP="00310885">
      <w:pPr>
        <w:numPr>
          <w:ilvl w:val="0"/>
          <w:numId w:val="94"/>
        </w:numPr>
        <w:spacing w:after="0" w:line="240" w:lineRule="auto"/>
        <w:jc w:val="both"/>
        <w:rPr>
          <w:rFonts w:ascii="Arial" w:hAnsi="Arial" w:cs="Arial"/>
        </w:rPr>
      </w:pPr>
      <w:r w:rsidRPr="00310885">
        <w:rPr>
          <w:rFonts w:ascii="Arial" w:hAnsi="Arial" w:cs="Arial"/>
          <w:b/>
          <w:bCs/>
        </w:rPr>
        <w:t>Artigos técnicos</w:t>
      </w:r>
      <w:r w:rsidRPr="00310885">
        <w:rPr>
          <w:rFonts w:ascii="Arial" w:hAnsi="Arial" w:cs="Arial"/>
        </w:rPr>
        <w:t xml:space="preserve"> submetidos a periódicos especializados</w:t>
      </w:r>
    </w:p>
    <w:p w14:paraId="6A9FDAA6" w14:textId="77777777" w:rsidR="00310885" w:rsidRPr="00310885" w:rsidRDefault="00310885" w:rsidP="00310885">
      <w:pPr>
        <w:numPr>
          <w:ilvl w:val="0"/>
          <w:numId w:val="94"/>
        </w:numPr>
        <w:spacing w:after="0" w:line="240" w:lineRule="auto"/>
        <w:jc w:val="both"/>
        <w:rPr>
          <w:rFonts w:ascii="Arial" w:hAnsi="Arial" w:cs="Arial"/>
        </w:rPr>
      </w:pPr>
      <w:r w:rsidRPr="00310885">
        <w:rPr>
          <w:rFonts w:ascii="Arial" w:hAnsi="Arial" w:cs="Arial"/>
          <w:b/>
          <w:bCs/>
        </w:rPr>
        <w:t>Parcerias acadêmicas</w:t>
      </w:r>
      <w:r w:rsidRPr="00310885">
        <w:rPr>
          <w:rFonts w:ascii="Arial" w:hAnsi="Arial" w:cs="Arial"/>
        </w:rPr>
        <w:t xml:space="preserve"> com USP, UNICAMP, FIOCRUZ, Universidade de Lisboa</w:t>
      </w:r>
    </w:p>
    <w:p w14:paraId="1193F48A" w14:textId="77777777" w:rsidR="00310885" w:rsidRPr="00310885" w:rsidRDefault="00310885" w:rsidP="00310885">
      <w:pPr>
        <w:numPr>
          <w:ilvl w:val="0"/>
          <w:numId w:val="94"/>
        </w:numPr>
        <w:spacing w:after="0" w:line="240" w:lineRule="auto"/>
        <w:jc w:val="both"/>
        <w:rPr>
          <w:rFonts w:ascii="Arial" w:hAnsi="Arial" w:cs="Arial"/>
        </w:rPr>
      </w:pPr>
      <w:r w:rsidRPr="00310885">
        <w:rPr>
          <w:rFonts w:ascii="Arial" w:hAnsi="Arial" w:cs="Arial"/>
          <w:b/>
          <w:bCs/>
        </w:rPr>
        <w:t>Reconhecimento</w:t>
      </w:r>
      <w:r w:rsidRPr="00310885">
        <w:rPr>
          <w:rFonts w:ascii="Arial" w:hAnsi="Arial" w:cs="Arial"/>
        </w:rPr>
        <w:t xml:space="preserve"> em eventos como SBIS, Web Summit Health, WHO Digital Health </w:t>
      </w:r>
      <w:proofErr w:type="spellStart"/>
      <w:r w:rsidRPr="00310885">
        <w:rPr>
          <w:rFonts w:ascii="Arial" w:hAnsi="Arial" w:cs="Arial"/>
        </w:rPr>
        <w:t>Forum</w:t>
      </w:r>
      <w:proofErr w:type="spellEnd"/>
    </w:p>
    <w:p w14:paraId="74190AA0" w14:textId="77777777" w:rsidR="00310885" w:rsidRPr="00310885" w:rsidRDefault="00310885" w:rsidP="00310885">
      <w:pPr>
        <w:spacing w:after="0" w:line="240" w:lineRule="auto"/>
        <w:jc w:val="both"/>
        <w:rPr>
          <w:rFonts w:ascii="Arial" w:hAnsi="Arial" w:cs="Arial"/>
          <w:b/>
          <w:bCs/>
        </w:rPr>
      </w:pPr>
      <w:r w:rsidRPr="00310885">
        <w:rPr>
          <w:rFonts w:ascii="Segoe UI Emoji" w:hAnsi="Segoe UI Emoji" w:cs="Segoe UI Emoji"/>
          <w:b/>
          <w:bCs/>
        </w:rPr>
        <w:t>⚖️</w:t>
      </w:r>
      <w:r w:rsidRPr="00310885">
        <w:rPr>
          <w:rFonts w:ascii="Arial" w:hAnsi="Arial" w:cs="Arial"/>
          <w:b/>
          <w:bCs/>
        </w:rPr>
        <w:t xml:space="preserve"> 6. PROPRIEDADE INTELECTUAL E COMPLIANCE</w:t>
      </w:r>
    </w:p>
    <w:p w14:paraId="7FB99AAD" w14:textId="77777777" w:rsidR="00310885" w:rsidRPr="00310885" w:rsidRDefault="00310885" w:rsidP="00310885">
      <w:pPr>
        <w:numPr>
          <w:ilvl w:val="0"/>
          <w:numId w:val="95"/>
        </w:numPr>
        <w:spacing w:after="0" w:line="240" w:lineRule="auto"/>
        <w:jc w:val="both"/>
        <w:rPr>
          <w:rFonts w:ascii="Arial" w:hAnsi="Arial" w:cs="Arial"/>
        </w:rPr>
      </w:pPr>
      <w:r w:rsidRPr="00310885">
        <w:rPr>
          <w:rFonts w:ascii="Arial" w:hAnsi="Arial" w:cs="Arial"/>
          <w:b/>
          <w:bCs/>
        </w:rPr>
        <w:t>Marca registrada</w:t>
      </w:r>
      <w:r w:rsidRPr="00310885">
        <w:rPr>
          <w:rFonts w:ascii="Arial" w:hAnsi="Arial" w:cs="Arial"/>
        </w:rPr>
        <w:t>: INPI, EUIPO, USPTO</w:t>
      </w:r>
    </w:p>
    <w:p w14:paraId="0E6FD71C" w14:textId="77777777" w:rsidR="00310885" w:rsidRPr="00310885" w:rsidRDefault="00310885" w:rsidP="00310885">
      <w:pPr>
        <w:numPr>
          <w:ilvl w:val="0"/>
          <w:numId w:val="95"/>
        </w:numPr>
        <w:spacing w:after="0" w:line="240" w:lineRule="auto"/>
        <w:jc w:val="both"/>
        <w:rPr>
          <w:rFonts w:ascii="Arial" w:hAnsi="Arial" w:cs="Arial"/>
        </w:rPr>
      </w:pPr>
      <w:r w:rsidRPr="00310885">
        <w:rPr>
          <w:rFonts w:ascii="Arial" w:hAnsi="Arial" w:cs="Arial"/>
          <w:b/>
          <w:bCs/>
        </w:rPr>
        <w:t>Patente funcional e de IA</w:t>
      </w:r>
      <w:r w:rsidRPr="00310885">
        <w:rPr>
          <w:rFonts w:ascii="Arial" w:hAnsi="Arial" w:cs="Arial"/>
        </w:rPr>
        <w:t xml:space="preserve">: WIPO, EPO, </w:t>
      </w:r>
      <w:proofErr w:type="spellStart"/>
      <w:r w:rsidRPr="00310885">
        <w:rPr>
          <w:rFonts w:ascii="Arial" w:hAnsi="Arial" w:cs="Arial"/>
        </w:rPr>
        <w:t>India</w:t>
      </w:r>
      <w:proofErr w:type="spellEnd"/>
      <w:r w:rsidRPr="00310885">
        <w:rPr>
          <w:rFonts w:ascii="Arial" w:hAnsi="Arial" w:cs="Arial"/>
        </w:rPr>
        <w:t xml:space="preserve"> </w:t>
      </w:r>
      <w:proofErr w:type="spellStart"/>
      <w:r w:rsidRPr="00310885">
        <w:rPr>
          <w:rFonts w:ascii="Arial" w:hAnsi="Arial" w:cs="Arial"/>
        </w:rPr>
        <w:t>Patent</w:t>
      </w:r>
      <w:proofErr w:type="spellEnd"/>
      <w:r w:rsidRPr="00310885">
        <w:rPr>
          <w:rFonts w:ascii="Arial" w:hAnsi="Arial" w:cs="Arial"/>
        </w:rPr>
        <w:t xml:space="preserve"> Office</w:t>
      </w:r>
    </w:p>
    <w:p w14:paraId="739C152D" w14:textId="77777777" w:rsidR="00310885" w:rsidRPr="00310885" w:rsidRDefault="00310885" w:rsidP="00310885">
      <w:pPr>
        <w:numPr>
          <w:ilvl w:val="0"/>
          <w:numId w:val="95"/>
        </w:numPr>
        <w:spacing w:after="0" w:line="240" w:lineRule="auto"/>
        <w:jc w:val="both"/>
        <w:rPr>
          <w:rFonts w:ascii="Arial" w:hAnsi="Arial" w:cs="Arial"/>
        </w:rPr>
      </w:pPr>
      <w:r w:rsidRPr="00310885">
        <w:rPr>
          <w:rFonts w:ascii="Arial" w:hAnsi="Arial" w:cs="Arial"/>
          <w:b/>
          <w:bCs/>
        </w:rPr>
        <w:t>Licenciamento modular</w:t>
      </w:r>
      <w:r w:rsidRPr="00310885">
        <w:rPr>
          <w:rFonts w:ascii="Arial" w:hAnsi="Arial" w:cs="Arial"/>
        </w:rPr>
        <w:t>: individual, clínico, institucional, internacional</w:t>
      </w:r>
    </w:p>
    <w:p w14:paraId="45E54E8B" w14:textId="77777777" w:rsidR="00310885" w:rsidRPr="00310885" w:rsidRDefault="00310885" w:rsidP="00310885">
      <w:pPr>
        <w:numPr>
          <w:ilvl w:val="0"/>
          <w:numId w:val="95"/>
        </w:numPr>
        <w:spacing w:after="0" w:line="240" w:lineRule="auto"/>
        <w:jc w:val="both"/>
        <w:rPr>
          <w:rFonts w:ascii="Arial" w:hAnsi="Arial" w:cs="Arial"/>
        </w:rPr>
      </w:pPr>
      <w:r w:rsidRPr="00310885">
        <w:rPr>
          <w:rFonts w:ascii="Arial" w:hAnsi="Arial" w:cs="Arial"/>
          <w:b/>
          <w:bCs/>
        </w:rPr>
        <w:t>Compliance</w:t>
      </w:r>
      <w:r w:rsidRPr="00310885">
        <w:rPr>
          <w:rFonts w:ascii="Arial" w:hAnsi="Arial" w:cs="Arial"/>
        </w:rPr>
        <w:t>: LGPD, GDPR, HIPAA, ISO/IEC 27001, ISO 9241-171</w:t>
      </w:r>
    </w:p>
    <w:p w14:paraId="0902F341" w14:textId="77777777" w:rsidR="00310885" w:rsidRPr="00310885" w:rsidRDefault="00310885" w:rsidP="00310885">
      <w:pPr>
        <w:spacing w:after="0" w:line="240" w:lineRule="auto"/>
        <w:jc w:val="both"/>
        <w:rPr>
          <w:rFonts w:ascii="Arial" w:hAnsi="Arial" w:cs="Arial"/>
          <w:b/>
          <w:bCs/>
        </w:rPr>
      </w:pPr>
      <w:r w:rsidRPr="00310885">
        <w:rPr>
          <w:rFonts w:ascii="Segoe UI Emoji" w:hAnsi="Segoe UI Emoji" w:cs="Segoe UI Emoji"/>
          <w:b/>
          <w:bCs/>
        </w:rPr>
        <w:t>🎊</w:t>
      </w:r>
      <w:r w:rsidRPr="00310885">
        <w:rPr>
          <w:rFonts w:ascii="Arial" w:hAnsi="Arial" w:cs="Arial"/>
          <w:b/>
          <w:bCs/>
        </w:rPr>
        <w:t xml:space="preserve"> 7. LANÇAMENTO E CELEBRAÇÃO</w:t>
      </w:r>
    </w:p>
    <w:p w14:paraId="513AC666" w14:textId="77777777" w:rsidR="00310885" w:rsidRPr="00310885" w:rsidRDefault="00310885" w:rsidP="00310885">
      <w:pPr>
        <w:numPr>
          <w:ilvl w:val="0"/>
          <w:numId w:val="96"/>
        </w:numPr>
        <w:spacing w:after="0" w:line="240" w:lineRule="auto"/>
        <w:jc w:val="both"/>
        <w:rPr>
          <w:rFonts w:ascii="Arial" w:hAnsi="Arial" w:cs="Arial"/>
        </w:rPr>
      </w:pPr>
      <w:r w:rsidRPr="00310885">
        <w:rPr>
          <w:rFonts w:ascii="Arial" w:hAnsi="Arial" w:cs="Arial"/>
          <w:b/>
          <w:bCs/>
        </w:rPr>
        <w:t>Evento oficial</w:t>
      </w:r>
      <w:r w:rsidRPr="00310885">
        <w:rPr>
          <w:rFonts w:ascii="Arial" w:hAnsi="Arial" w:cs="Arial"/>
        </w:rPr>
        <w:t xml:space="preserve"> em Piracicaba/SP com transmissão global</w:t>
      </w:r>
    </w:p>
    <w:p w14:paraId="56DA2353" w14:textId="77777777" w:rsidR="00310885" w:rsidRPr="00310885" w:rsidRDefault="00310885" w:rsidP="00310885">
      <w:pPr>
        <w:numPr>
          <w:ilvl w:val="0"/>
          <w:numId w:val="96"/>
        </w:numPr>
        <w:spacing w:after="0" w:line="240" w:lineRule="auto"/>
        <w:jc w:val="both"/>
        <w:rPr>
          <w:rFonts w:ascii="Arial" w:hAnsi="Arial" w:cs="Arial"/>
        </w:rPr>
      </w:pPr>
      <w:r w:rsidRPr="00310885">
        <w:rPr>
          <w:rFonts w:ascii="Arial" w:hAnsi="Arial" w:cs="Arial"/>
          <w:b/>
          <w:bCs/>
        </w:rPr>
        <w:t>Demonstração pública</w:t>
      </w:r>
      <w:r w:rsidRPr="00310885">
        <w:rPr>
          <w:rFonts w:ascii="Arial" w:hAnsi="Arial" w:cs="Arial"/>
        </w:rPr>
        <w:t xml:space="preserve"> com IA ativa e interação real</w:t>
      </w:r>
    </w:p>
    <w:p w14:paraId="098A130D" w14:textId="77777777" w:rsidR="00310885" w:rsidRPr="00310885" w:rsidRDefault="00310885" w:rsidP="00310885">
      <w:pPr>
        <w:numPr>
          <w:ilvl w:val="0"/>
          <w:numId w:val="96"/>
        </w:numPr>
        <w:spacing w:after="0" w:line="240" w:lineRule="auto"/>
        <w:jc w:val="both"/>
        <w:rPr>
          <w:rFonts w:ascii="Arial" w:hAnsi="Arial" w:cs="Arial"/>
        </w:rPr>
      </w:pPr>
      <w:r w:rsidRPr="00310885">
        <w:rPr>
          <w:rFonts w:ascii="Arial" w:hAnsi="Arial" w:cs="Arial"/>
          <w:b/>
          <w:bCs/>
        </w:rPr>
        <w:t>Ativação da rede de parceiros</w:t>
      </w:r>
      <w:r w:rsidRPr="00310885">
        <w:rPr>
          <w:rFonts w:ascii="Arial" w:hAnsi="Arial" w:cs="Arial"/>
        </w:rPr>
        <w:t xml:space="preserve"> com selo institucional</w:t>
      </w:r>
    </w:p>
    <w:p w14:paraId="1109A2C8" w14:textId="77777777" w:rsidR="00310885" w:rsidRPr="00310885" w:rsidRDefault="00310885" w:rsidP="00310885">
      <w:pPr>
        <w:numPr>
          <w:ilvl w:val="0"/>
          <w:numId w:val="96"/>
        </w:numPr>
        <w:spacing w:after="0" w:line="240" w:lineRule="auto"/>
        <w:jc w:val="both"/>
        <w:rPr>
          <w:rFonts w:ascii="Arial" w:hAnsi="Arial" w:cs="Arial"/>
        </w:rPr>
      </w:pPr>
      <w:r w:rsidRPr="00310885">
        <w:rPr>
          <w:rFonts w:ascii="Arial" w:hAnsi="Arial" w:cs="Arial"/>
          <w:b/>
          <w:bCs/>
        </w:rPr>
        <w:t>Campanha “Cuidar com Inteligência”</w:t>
      </w:r>
      <w:r w:rsidRPr="00310885">
        <w:rPr>
          <w:rFonts w:ascii="Arial" w:hAnsi="Arial" w:cs="Arial"/>
        </w:rPr>
        <w:t xml:space="preserve"> com impacto social e técnico</w:t>
      </w:r>
    </w:p>
    <w:p w14:paraId="39B689F4" w14:textId="77777777" w:rsidR="00310885" w:rsidRPr="00310885" w:rsidRDefault="00310885" w:rsidP="00310885">
      <w:pPr>
        <w:spacing w:after="0" w:line="240" w:lineRule="auto"/>
        <w:jc w:val="both"/>
        <w:rPr>
          <w:rFonts w:ascii="Arial" w:hAnsi="Arial" w:cs="Arial"/>
          <w:b/>
          <w:bCs/>
        </w:rPr>
      </w:pPr>
      <w:r w:rsidRPr="00310885">
        <w:rPr>
          <w:rFonts w:ascii="Segoe UI Emoji" w:hAnsi="Segoe UI Emoji" w:cs="Segoe UI Emoji"/>
          <w:b/>
          <w:bCs/>
        </w:rPr>
        <w:t>📈</w:t>
      </w:r>
      <w:r w:rsidRPr="00310885">
        <w:rPr>
          <w:rFonts w:ascii="Arial" w:hAnsi="Arial" w:cs="Arial"/>
          <w:b/>
          <w:bCs/>
        </w:rPr>
        <w:t xml:space="preserve"> 8. ACOMPANHAMENTO CONTÍNUO</w:t>
      </w:r>
    </w:p>
    <w:p w14:paraId="2AD7316E" w14:textId="77777777" w:rsidR="00310885" w:rsidRPr="00310885" w:rsidRDefault="00310885" w:rsidP="00310885">
      <w:pPr>
        <w:numPr>
          <w:ilvl w:val="0"/>
          <w:numId w:val="97"/>
        </w:numPr>
        <w:spacing w:after="0" w:line="240" w:lineRule="auto"/>
        <w:jc w:val="both"/>
        <w:rPr>
          <w:rFonts w:ascii="Arial" w:hAnsi="Arial" w:cs="Arial"/>
        </w:rPr>
      </w:pPr>
      <w:r w:rsidRPr="00310885">
        <w:rPr>
          <w:rFonts w:ascii="Arial" w:hAnsi="Arial" w:cs="Arial"/>
          <w:b/>
          <w:bCs/>
        </w:rPr>
        <w:t>Ciclos trimestrais</w:t>
      </w:r>
      <w:r w:rsidRPr="00310885">
        <w:rPr>
          <w:rFonts w:ascii="Arial" w:hAnsi="Arial" w:cs="Arial"/>
        </w:rPr>
        <w:t xml:space="preserve"> de evolução e expansão</w:t>
      </w:r>
    </w:p>
    <w:p w14:paraId="1C900FFF" w14:textId="77777777" w:rsidR="00310885" w:rsidRPr="00310885" w:rsidRDefault="00310885" w:rsidP="00310885">
      <w:pPr>
        <w:numPr>
          <w:ilvl w:val="0"/>
          <w:numId w:val="97"/>
        </w:numPr>
        <w:spacing w:after="0" w:line="240" w:lineRule="auto"/>
        <w:jc w:val="both"/>
        <w:rPr>
          <w:rFonts w:ascii="Arial" w:hAnsi="Arial" w:cs="Arial"/>
        </w:rPr>
      </w:pPr>
      <w:r w:rsidRPr="00310885">
        <w:rPr>
          <w:rFonts w:ascii="Arial" w:hAnsi="Arial" w:cs="Arial"/>
          <w:b/>
          <w:bCs/>
        </w:rPr>
        <w:t>Painel de indicadores</w:t>
      </w:r>
      <w:r w:rsidRPr="00310885">
        <w:rPr>
          <w:rFonts w:ascii="Arial" w:hAnsi="Arial" w:cs="Arial"/>
        </w:rPr>
        <w:t xml:space="preserve"> com dados operacionais, clínicos e sociais</w:t>
      </w:r>
    </w:p>
    <w:p w14:paraId="5DC2649B" w14:textId="77777777" w:rsidR="00310885" w:rsidRPr="00310885" w:rsidRDefault="00310885" w:rsidP="00310885">
      <w:pPr>
        <w:numPr>
          <w:ilvl w:val="0"/>
          <w:numId w:val="97"/>
        </w:numPr>
        <w:spacing w:after="0" w:line="240" w:lineRule="auto"/>
        <w:jc w:val="both"/>
        <w:rPr>
          <w:rFonts w:ascii="Arial" w:hAnsi="Arial" w:cs="Arial"/>
        </w:rPr>
      </w:pPr>
      <w:r w:rsidRPr="00310885">
        <w:rPr>
          <w:rFonts w:ascii="Arial" w:hAnsi="Arial" w:cs="Arial"/>
          <w:b/>
          <w:bCs/>
        </w:rPr>
        <w:t>Mentoria da IA Dra. Athena</w:t>
      </w:r>
      <w:r w:rsidRPr="00310885">
        <w:rPr>
          <w:rFonts w:ascii="Arial" w:hAnsi="Arial" w:cs="Arial"/>
        </w:rPr>
        <w:t xml:space="preserve"> com relatórios preditivos e recomendações estratégicas</w:t>
      </w:r>
    </w:p>
    <w:p w14:paraId="059A6647" w14:textId="77777777" w:rsidR="00310885" w:rsidRPr="00310885" w:rsidRDefault="00310885" w:rsidP="00310885">
      <w:pPr>
        <w:numPr>
          <w:ilvl w:val="0"/>
          <w:numId w:val="97"/>
        </w:numPr>
        <w:spacing w:after="0" w:line="240" w:lineRule="auto"/>
        <w:jc w:val="both"/>
        <w:rPr>
          <w:rFonts w:ascii="Arial" w:hAnsi="Arial" w:cs="Arial"/>
        </w:rPr>
      </w:pPr>
      <w:r w:rsidRPr="00310885">
        <w:rPr>
          <w:rFonts w:ascii="Arial" w:hAnsi="Arial" w:cs="Arial"/>
          <w:b/>
          <w:bCs/>
        </w:rPr>
        <w:t>Governança institucional</w:t>
      </w:r>
      <w:r w:rsidRPr="00310885">
        <w:rPr>
          <w:rFonts w:ascii="Arial" w:hAnsi="Arial" w:cs="Arial"/>
        </w:rPr>
        <w:t xml:space="preserve"> com comitê técnico e reuniões periódicas</w:t>
      </w:r>
    </w:p>
    <w:p w14:paraId="0F526EB7" w14:textId="77777777" w:rsidR="00310885" w:rsidRPr="00310885" w:rsidRDefault="00310885" w:rsidP="00310885">
      <w:pPr>
        <w:spacing w:after="0" w:line="240" w:lineRule="auto"/>
        <w:jc w:val="both"/>
        <w:rPr>
          <w:rFonts w:ascii="Arial" w:hAnsi="Arial" w:cs="Arial"/>
          <w:b/>
          <w:bCs/>
        </w:rPr>
      </w:pPr>
      <w:r w:rsidRPr="00310885">
        <w:rPr>
          <w:rFonts w:ascii="Segoe UI Emoji" w:hAnsi="Segoe UI Emoji" w:cs="Segoe UI Emoji"/>
          <w:b/>
          <w:bCs/>
        </w:rPr>
        <w:t>✨</w:t>
      </w:r>
      <w:r w:rsidRPr="00310885">
        <w:rPr>
          <w:rFonts w:ascii="Arial" w:hAnsi="Arial" w:cs="Arial"/>
          <w:b/>
          <w:bCs/>
        </w:rPr>
        <w:t xml:space="preserve"> 9. LEGADO E INSPIRAÇÃO</w:t>
      </w:r>
    </w:p>
    <w:p w14:paraId="686E0971" w14:textId="77777777" w:rsidR="00310885" w:rsidRPr="00310885" w:rsidRDefault="00310885" w:rsidP="00310885">
      <w:pPr>
        <w:spacing w:after="0" w:line="240" w:lineRule="auto"/>
        <w:jc w:val="both"/>
        <w:rPr>
          <w:rFonts w:ascii="Arial" w:hAnsi="Arial" w:cs="Arial"/>
        </w:rPr>
      </w:pPr>
      <w:r w:rsidRPr="00310885">
        <w:rPr>
          <w:rFonts w:ascii="Arial" w:hAnsi="Arial" w:cs="Arial"/>
          <w:i/>
          <w:iCs/>
        </w:rPr>
        <w:t>“Saúde Ciclo da Vida não é apenas um sistema. É um movimento. Uma ponte entre tecnologia e humanidade. Uma resposta inteligente ao cuidado que nunca deveria falhar.”</w:t>
      </w:r>
    </w:p>
    <w:p w14:paraId="606D1F46" w14:textId="77777777" w:rsidR="00310885" w:rsidRPr="00310885" w:rsidRDefault="00310885" w:rsidP="00310885">
      <w:pPr>
        <w:numPr>
          <w:ilvl w:val="0"/>
          <w:numId w:val="98"/>
        </w:numPr>
        <w:spacing w:after="0" w:line="240" w:lineRule="auto"/>
        <w:jc w:val="both"/>
        <w:rPr>
          <w:rFonts w:ascii="Arial" w:hAnsi="Arial" w:cs="Arial"/>
        </w:rPr>
      </w:pPr>
      <w:r w:rsidRPr="00310885">
        <w:rPr>
          <w:rFonts w:ascii="Arial" w:hAnsi="Arial" w:cs="Arial"/>
          <w:b/>
          <w:bCs/>
        </w:rPr>
        <w:lastRenderedPageBreak/>
        <w:t>Impacto humano</w:t>
      </w:r>
      <w:r w:rsidRPr="00310885">
        <w:rPr>
          <w:rFonts w:ascii="Arial" w:hAnsi="Arial" w:cs="Arial"/>
        </w:rPr>
        <w:t>: inclusão, dignidade, prevenção</w:t>
      </w:r>
    </w:p>
    <w:p w14:paraId="5555977F" w14:textId="77777777" w:rsidR="00310885" w:rsidRPr="00310885" w:rsidRDefault="00310885" w:rsidP="00310885">
      <w:pPr>
        <w:numPr>
          <w:ilvl w:val="0"/>
          <w:numId w:val="98"/>
        </w:numPr>
        <w:spacing w:after="0" w:line="240" w:lineRule="auto"/>
        <w:jc w:val="both"/>
        <w:rPr>
          <w:rFonts w:ascii="Arial" w:hAnsi="Arial" w:cs="Arial"/>
        </w:rPr>
      </w:pPr>
      <w:r w:rsidRPr="00310885">
        <w:rPr>
          <w:rFonts w:ascii="Arial" w:hAnsi="Arial" w:cs="Arial"/>
          <w:b/>
          <w:bCs/>
        </w:rPr>
        <w:t>Impacto técnico</w:t>
      </w:r>
      <w:r w:rsidRPr="00310885">
        <w:rPr>
          <w:rFonts w:ascii="Arial" w:hAnsi="Arial" w:cs="Arial"/>
        </w:rPr>
        <w:t>: rastreabilidade, interoperabilidade, inteligência</w:t>
      </w:r>
    </w:p>
    <w:p w14:paraId="4FA1BF86" w14:textId="77777777" w:rsidR="00310885" w:rsidRPr="00310885" w:rsidRDefault="00310885" w:rsidP="00310885">
      <w:pPr>
        <w:numPr>
          <w:ilvl w:val="0"/>
          <w:numId w:val="98"/>
        </w:numPr>
        <w:spacing w:after="0" w:line="240" w:lineRule="auto"/>
        <w:jc w:val="both"/>
        <w:rPr>
          <w:rFonts w:ascii="Arial" w:hAnsi="Arial" w:cs="Arial"/>
        </w:rPr>
      </w:pPr>
      <w:r w:rsidRPr="00310885">
        <w:rPr>
          <w:rFonts w:ascii="Arial" w:hAnsi="Arial" w:cs="Arial"/>
          <w:b/>
          <w:bCs/>
        </w:rPr>
        <w:t>Impacto institucional</w:t>
      </w:r>
      <w:r w:rsidRPr="00310885">
        <w:rPr>
          <w:rFonts w:ascii="Arial" w:hAnsi="Arial" w:cs="Arial"/>
        </w:rPr>
        <w:t>: replicabilidade, sustentabilidade, reconhecimento</w:t>
      </w:r>
    </w:p>
    <w:p w14:paraId="0B3D5019" w14:textId="77777777" w:rsidR="00310885" w:rsidRPr="00310885" w:rsidRDefault="00310885" w:rsidP="00310885">
      <w:pPr>
        <w:spacing w:after="0" w:line="240" w:lineRule="auto"/>
        <w:jc w:val="both"/>
        <w:rPr>
          <w:rFonts w:ascii="Arial" w:hAnsi="Arial" w:cs="Arial"/>
        </w:rPr>
      </w:pPr>
      <w:r w:rsidRPr="00310885">
        <w:rPr>
          <w:rFonts w:ascii="Segoe UI Emoji" w:hAnsi="Segoe UI Emoji" w:cs="Segoe UI Emoji"/>
        </w:rPr>
        <w:t>✅</w:t>
      </w:r>
      <w:r w:rsidRPr="00310885">
        <w:rPr>
          <w:rFonts w:ascii="Arial" w:hAnsi="Arial" w:cs="Arial"/>
        </w:rPr>
        <w:t xml:space="preserve"> Memorial concluído com honra e profundidade.</w:t>
      </w:r>
    </w:p>
    <w:p w14:paraId="77EFE3D5" w14:textId="77777777" w:rsidR="006B0E5A" w:rsidRDefault="006B0E5A" w:rsidP="006B0E5A">
      <w:pPr>
        <w:spacing w:after="0" w:line="240" w:lineRule="auto"/>
        <w:jc w:val="both"/>
        <w:rPr>
          <w:rFonts w:ascii="Arial" w:hAnsi="Arial" w:cs="Arial"/>
        </w:rPr>
      </w:pPr>
    </w:p>
    <w:p w14:paraId="54B7DE09" w14:textId="1F540B7E" w:rsidR="00623A6B" w:rsidRPr="00597222" w:rsidRDefault="00623A6B" w:rsidP="006B0E5A">
      <w:pPr>
        <w:spacing w:after="0" w:line="240" w:lineRule="auto"/>
        <w:jc w:val="both"/>
        <w:rPr>
          <w:rFonts w:ascii="Arial" w:hAnsi="Arial" w:cs="Arial"/>
        </w:rPr>
      </w:pPr>
      <w:r>
        <w:rPr>
          <w:rFonts w:ascii="Arial" w:hAnsi="Arial" w:cs="Arial"/>
        </w:rPr>
        <w:t>=======================================================================</w:t>
      </w:r>
    </w:p>
    <w:p w14:paraId="47DF4488" w14:textId="77777777" w:rsidR="006B0E5A" w:rsidRPr="00597222" w:rsidRDefault="006B0E5A" w:rsidP="006B0E5A">
      <w:pPr>
        <w:spacing w:after="0" w:line="240" w:lineRule="auto"/>
        <w:jc w:val="both"/>
        <w:rPr>
          <w:rFonts w:ascii="Arial" w:hAnsi="Arial" w:cs="Arial"/>
        </w:rPr>
      </w:pPr>
    </w:p>
    <w:p w14:paraId="061F4D38" w14:textId="78FAFAC2" w:rsidR="006B0E5A" w:rsidRPr="00597222" w:rsidRDefault="006B0E5A" w:rsidP="006B0E5A">
      <w:pPr>
        <w:spacing w:after="0" w:line="240" w:lineRule="auto"/>
        <w:jc w:val="both"/>
        <w:rPr>
          <w:rFonts w:ascii="Arial" w:hAnsi="Arial" w:cs="Arial"/>
        </w:rPr>
      </w:pPr>
      <w:r w:rsidRPr="00597222">
        <w:rPr>
          <w:rFonts w:ascii="Arial" w:hAnsi="Arial" w:cs="Arial"/>
        </w:rPr>
        <w:t xml:space="preserve">Use plataformas como Vercel, </w:t>
      </w:r>
      <w:proofErr w:type="spellStart"/>
      <w:r w:rsidRPr="00597222">
        <w:rPr>
          <w:rFonts w:ascii="Arial" w:hAnsi="Arial" w:cs="Arial"/>
        </w:rPr>
        <w:t>Netlify</w:t>
      </w:r>
      <w:proofErr w:type="spellEnd"/>
      <w:r w:rsidRPr="00597222">
        <w:rPr>
          <w:rFonts w:ascii="Arial" w:hAnsi="Arial" w:cs="Arial"/>
        </w:rPr>
        <w:t xml:space="preserve"> ou Railway para o backend.</w:t>
      </w:r>
    </w:p>
    <w:p w14:paraId="79E210F7" w14:textId="6AA07A55" w:rsidR="006B0E5A" w:rsidRPr="00597222" w:rsidRDefault="006B0E5A" w:rsidP="006B0E5A">
      <w:pPr>
        <w:spacing w:after="0" w:line="240" w:lineRule="auto"/>
        <w:jc w:val="both"/>
        <w:rPr>
          <w:rFonts w:ascii="Arial" w:hAnsi="Arial" w:cs="Arial"/>
        </w:rPr>
      </w:pPr>
      <w:r w:rsidRPr="00597222">
        <w:rPr>
          <w:rFonts w:ascii="Arial" w:hAnsi="Arial" w:cs="Arial"/>
        </w:rPr>
        <w:t xml:space="preserve">Banco de dados: Supabase, </w:t>
      </w:r>
      <w:proofErr w:type="spellStart"/>
      <w:r w:rsidRPr="00597222">
        <w:rPr>
          <w:rFonts w:ascii="Arial" w:hAnsi="Arial" w:cs="Arial"/>
        </w:rPr>
        <w:t>PlanetScale</w:t>
      </w:r>
      <w:proofErr w:type="spellEnd"/>
      <w:r w:rsidRPr="00597222">
        <w:rPr>
          <w:rFonts w:ascii="Arial" w:hAnsi="Arial" w:cs="Arial"/>
        </w:rPr>
        <w:t xml:space="preserve"> ou </w:t>
      </w:r>
      <w:proofErr w:type="spellStart"/>
      <w:r w:rsidRPr="00597222">
        <w:rPr>
          <w:rFonts w:ascii="Arial" w:hAnsi="Arial" w:cs="Arial"/>
        </w:rPr>
        <w:t>SQLite</w:t>
      </w:r>
      <w:proofErr w:type="spellEnd"/>
      <w:r w:rsidRPr="00597222">
        <w:rPr>
          <w:rFonts w:ascii="Arial" w:hAnsi="Arial" w:cs="Arial"/>
        </w:rPr>
        <w:t>.</w:t>
      </w:r>
    </w:p>
    <w:p w14:paraId="2F8A6E24" w14:textId="77777777" w:rsidR="006B0E5A" w:rsidRPr="00597222" w:rsidRDefault="006B0E5A" w:rsidP="00873D77">
      <w:pPr>
        <w:spacing w:after="0" w:line="240" w:lineRule="auto"/>
        <w:jc w:val="both"/>
        <w:rPr>
          <w:rFonts w:ascii="Arial" w:hAnsi="Arial" w:cs="Arial"/>
        </w:rPr>
      </w:pPr>
    </w:p>
    <w:p w14:paraId="2FA0B81D" w14:textId="77777777" w:rsidR="00693620" w:rsidRPr="00597222" w:rsidRDefault="00693620" w:rsidP="00693620">
      <w:pPr>
        <w:spacing w:after="0" w:line="240" w:lineRule="auto"/>
        <w:jc w:val="both"/>
        <w:rPr>
          <w:rFonts w:ascii="Arial" w:hAnsi="Arial" w:cs="Arial"/>
        </w:rPr>
      </w:pPr>
      <w:proofErr w:type="gramStart"/>
      <w:r w:rsidRPr="00597222">
        <w:rPr>
          <w:rFonts w:ascii="Arial" w:hAnsi="Arial" w:cs="Arial"/>
        </w:rPr>
        <w:t xml:space="preserve">  </w:t>
      </w:r>
      <w:r w:rsidRPr="00597222">
        <w:rPr>
          <w:rFonts w:ascii="Segoe UI Emoji" w:hAnsi="Segoe UI Emoji" w:cs="Segoe UI Emoji"/>
        </w:rPr>
        <w:t>✅</w:t>
      </w:r>
      <w:proofErr w:type="gramEnd"/>
      <w:r w:rsidRPr="00597222">
        <w:rPr>
          <w:rFonts w:ascii="Arial" w:hAnsi="Arial" w:cs="Arial"/>
        </w:rPr>
        <w:t xml:space="preserve"> Economize tempo</w:t>
      </w:r>
    </w:p>
    <w:p w14:paraId="43C3FC70" w14:textId="77777777" w:rsidR="00693620" w:rsidRPr="00597222" w:rsidRDefault="00693620" w:rsidP="00693620">
      <w:pPr>
        <w:spacing w:after="0" w:line="240" w:lineRule="auto"/>
        <w:jc w:val="both"/>
        <w:rPr>
          <w:rFonts w:ascii="Arial" w:hAnsi="Arial" w:cs="Arial"/>
        </w:rPr>
      </w:pPr>
      <w:proofErr w:type="gramStart"/>
      <w:r w:rsidRPr="00597222">
        <w:rPr>
          <w:rFonts w:ascii="Arial" w:hAnsi="Arial" w:cs="Arial"/>
        </w:rPr>
        <w:t xml:space="preserve">  </w:t>
      </w:r>
      <w:r w:rsidRPr="00597222">
        <w:rPr>
          <w:rFonts w:ascii="Segoe UI Emoji" w:hAnsi="Segoe UI Emoji" w:cs="Segoe UI Emoji"/>
        </w:rPr>
        <w:t>✅</w:t>
      </w:r>
      <w:proofErr w:type="gramEnd"/>
      <w:r w:rsidRPr="00597222">
        <w:rPr>
          <w:rFonts w:ascii="Arial" w:hAnsi="Arial" w:cs="Arial"/>
        </w:rPr>
        <w:t xml:space="preserve"> Acesse de qualquer lugar</w:t>
      </w:r>
    </w:p>
    <w:p w14:paraId="50B82E9A" w14:textId="77777777" w:rsidR="00693620" w:rsidRPr="00597222" w:rsidRDefault="00693620" w:rsidP="00693620">
      <w:pPr>
        <w:spacing w:after="0" w:line="240" w:lineRule="auto"/>
        <w:jc w:val="both"/>
        <w:rPr>
          <w:rFonts w:ascii="Arial" w:hAnsi="Arial" w:cs="Arial"/>
        </w:rPr>
      </w:pPr>
      <w:proofErr w:type="gramStart"/>
      <w:r w:rsidRPr="00597222">
        <w:rPr>
          <w:rFonts w:ascii="Arial" w:hAnsi="Arial" w:cs="Arial"/>
        </w:rPr>
        <w:t xml:space="preserve">  </w:t>
      </w:r>
      <w:r w:rsidRPr="00597222">
        <w:rPr>
          <w:rFonts w:ascii="Segoe UI Emoji" w:hAnsi="Segoe UI Emoji" w:cs="Segoe UI Emoji"/>
        </w:rPr>
        <w:t>✅</w:t>
      </w:r>
      <w:proofErr w:type="gramEnd"/>
      <w:r w:rsidRPr="00597222">
        <w:rPr>
          <w:rFonts w:ascii="Arial" w:hAnsi="Arial" w:cs="Arial"/>
        </w:rPr>
        <w:t xml:space="preserve"> Interface intuitiva</w:t>
      </w:r>
    </w:p>
    <w:p w14:paraId="214E20CB" w14:textId="487EF503" w:rsidR="000F37A2" w:rsidRPr="00597222" w:rsidRDefault="00B72A3F" w:rsidP="00693620">
      <w:pPr>
        <w:spacing w:after="0" w:line="240" w:lineRule="auto"/>
        <w:jc w:val="both"/>
        <w:rPr>
          <w:rFonts w:ascii="Arial" w:hAnsi="Arial" w:cs="Arial"/>
        </w:rPr>
      </w:pPr>
      <w:proofErr w:type="gramStart"/>
      <w:r w:rsidRPr="00597222">
        <w:rPr>
          <w:rFonts w:ascii="Arial" w:hAnsi="Arial" w:cs="Arial"/>
        </w:rPr>
        <w:t xml:space="preserve">  </w:t>
      </w:r>
      <w:r w:rsidRPr="00597222">
        <w:rPr>
          <w:rFonts w:ascii="Segoe UI Emoji" w:hAnsi="Segoe UI Emoji" w:cs="Segoe UI Emoji"/>
        </w:rPr>
        <w:t>✅</w:t>
      </w:r>
      <w:proofErr w:type="gramEnd"/>
      <w:r w:rsidRPr="00597222">
        <w:rPr>
          <w:rFonts w:ascii="Arial" w:hAnsi="Arial" w:cs="Arial"/>
        </w:rPr>
        <w:t xml:space="preserve"> </w:t>
      </w:r>
      <w:r w:rsidR="000F37A2" w:rsidRPr="00597222">
        <w:rPr>
          <w:rFonts w:ascii="Arial" w:hAnsi="Arial" w:cs="Arial"/>
        </w:rPr>
        <w:t>Tenha Controle de suas necessidades pessoais</w:t>
      </w:r>
    </w:p>
    <w:p w14:paraId="3C448B90" w14:textId="77777777" w:rsidR="006B0E5A" w:rsidRPr="00597222" w:rsidRDefault="006B0E5A" w:rsidP="00873D77">
      <w:pPr>
        <w:spacing w:after="0" w:line="240" w:lineRule="auto"/>
        <w:jc w:val="both"/>
        <w:rPr>
          <w:rFonts w:ascii="Arial" w:hAnsi="Arial" w:cs="Arial"/>
        </w:rPr>
      </w:pPr>
    </w:p>
    <w:p w14:paraId="44810D96" w14:textId="6CB0233B" w:rsidR="00873D77" w:rsidRPr="00597222" w:rsidRDefault="00873D77" w:rsidP="00873D77">
      <w:pPr>
        <w:spacing w:after="0" w:line="240" w:lineRule="auto"/>
        <w:jc w:val="both"/>
        <w:rPr>
          <w:rFonts w:ascii="Arial" w:hAnsi="Arial" w:cs="Arial"/>
          <w:b/>
          <w:bCs/>
        </w:rPr>
      </w:pPr>
      <w:r w:rsidRPr="00597222">
        <w:rPr>
          <w:rFonts w:ascii="Arial" w:hAnsi="Arial" w:cs="Arial"/>
          <w:b/>
          <w:bCs/>
        </w:rPr>
        <w:t>APP - {"</w:t>
      </w:r>
      <w:r w:rsidR="001E5F2F" w:rsidRPr="00597222">
        <w:rPr>
          <w:rFonts w:ascii="Arial" w:hAnsi="Arial" w:cs="Arial"/>
          <w:b/>
          <w:bCs/>
        </w:rPr>
        <w:t>SaúdeCicloDaVida</w:t>
      </w:r>
      <w:r w:rsidRPr="00597222">
        <w:rPr>
          <w:rFonts w:ascii="Arial" w:hAnsi="Arial" w:cs="Arial"/>
          <w:b/>
          <w:bCs/>
        </w:rPr>
        <w:t>"}</w:t>
      </w:r>
    </w:p>
    <w:p w14:paraId="3918790F" w14:textId="5E1232E8" w:rsidR="00E118B6" w:rsidRPr="00597222" w:rsidRDefault="00873D77" w:rsidP="00873D77">
      <w:pPr>
        <w:spacing w:after="0" w:line="240" w:lineRule="auto"/>
        <w:jc w:val="both"/>
        <w:rPr>
          <w:rFonts w:ascii="Arial" w:hAnsi="Arial" w:cs="Arial"/>
        </w:rPr>
      </w:pPr>
      <w:r w:rsidRPr="00597222">
        <w:rPr>
          <w:rFonts w:ascii="Arial" w:hAnsi="Arial" w:cs="Arial"/>
        </w:rPr>
        <w:t>Vou lhe fornecer um texto, análise e me traga uma compilação técnica para que eu posso fazer um prompt único para meu canal {"</w:t>
      </w:r>
      <w:r w:rsidR="001E5F2F" w:rsidRPr="00597222">
        <w:rPr>
          <w:rFonts w:ascii="Arial" w:hAnsi="Arial" w:cs="Arial"/>
        </w:rPr>
        <w:t>SaúdeCicloDaVida</w:t>
      </w:r>
      <w:r w:rsidRPr="00597222">
        <w:rPr>
          <w:rFonts w:ascii="Arial" w:hAnsi="Arial" w:cs="Arial"/>
        </w:rPr>
        <w:t xml:space="preserve">"} no YouTube: {" Montar os roteiros dos vídeos longos que complementam esses Shorts, me ajudar a criar os textos para posts no Instagram e TikTok que levem tráfego </w:t>
      </w:r>
      <w:proofErr w:type="gramStart"/>
      <w:r w:rsidRPr="00597222">
        <w:rPr>
          <w:rFonts w:ascii="Arial" w:hAnsi="Arial" w:cs="Arial"/>
        </w:rPr>
        <w:t>pro</w:t>
      </w:r>
      <w:proofErr w:type="gramEnd"/>
      <w:r w:rsidRPr="00597222">
        <w:rPr>
          <w:rFonts w:ascii="Arial" w:hAnsi="Arial" w:cs="Arial"/>
        </w:rPr>
        <w:t xml:space="preserve"> canal. Vamos seguir nessa pegada. Se quiser, posso montar os roteiros dos Shorts correspondentes a esses vídeos ou criar os textos para os posts que vão acompanhar cada lançamento. Quer seguir com isso. Montar agora os roteiros dos próximos Shorts, me ajudar a criar a descrição completa do canal com palavras-chave para SEO. Vamos continuar. Montar os roteiros dos Shorts correspondentes, me ajude a criar os textos para a tela final e cards interativos. Vamos seguir com isso agora. Escrever os roteiros completos desses vídeos, criar os textos para thumbnails e descrições. Vamos dar o play nesse projeto? </w:t>
      </w:r>
      <w:r w:rsidRPr="00597222">
        <w:rPr>
          <w:rFonts w:ascii="Segoe UI Emoji" w:hAnsi="Segoe UI Emoji" w:cs="Segoe UI Emoji"/>
        </w:rPr>
        <w:t>🎬💥</w:t>
      </w:r>
      <w:r w:rsidRPr="00597222">
        <w:rPr>
          <w:rFonts w:ascii="Arial" w:hAnsi="Arial" w:cs="Arial"/>
        </w:rPr>
        <w:t xml:space="preserve">Criar os textos para a capa, descrição do canal e roteiro da vinheta, sugerir nomes para </w:t>
      </w:r>
      <w:proofErr w:type="gramStart"/>
      <w:r w:rsidRPr="00597222">
        <w:rPr>
          <w:rFonts w:ascii="Arial" w:hAnsi="Arial" w:cs="Arial"/>
        </w:rPr>
        <w:t>playlists</w:t>
      </w:r>
      <w:proofErr w:type="gramEnd"/>
      <w:r w:rsidRPr="00597222">
        <w:rPr>
          <w:rFonts w:ascii="Arial" w:hAnsi="Arial" w:cs="Arial"/>
        </w:rPr>
        <w:t xml:space="preserve"> e organizar os primeiros vídeos. "</w:t>
      </w:r>
      <w:proofErr w:type="gramStart"/>
      <w:r w:rsidRPr="00597222">
        <w:rPr>
          <w:rFonts w:ascii="Arial" w:hAnsi="Arial" w:cs="Arial"/>
        </w:rPr>
        <w:t>}.</w:t>
      </w:r>
      <w:r w:rsidR="005F6F0E" w:rsidRPr="00597222">
        <w:rPr>
          <w:rFonts w:ascii="Arial" w:hAnsi="Arial" w:cs="Arial"/>
        </w:rPr>
        <w:t>App</w:t>
      </w:r>
      <w:proofErr w:type="gramEnd"/>
      <w:r w:rsidR="005F6F0E" w:rsidRPr="00597222">
        <w:rPr>
          <w:rFonts w:ascii="Arial" w:hAnsi="Arial" w:cs="Arial"/>
        </w:rPr>
        <w:t xml:space="preserve"> para usar em todos os dispositivos,</w:t>
      </w:r>
    </w:p>
    <w:p w14:paraId="68106FEA" w14:textId="77777777" w:rsidR="00873D77" w:rsidRPr="00597222" w:rsidRDefault="00873D77" w:rsidP="00873D77">
      <w:pPr>
        <w:spacing w:after="0" w:line="240" w:lineRule="auto"/>
        <w:jc w:val="both"/>
        <w:rPr>
          <w:rFonts w:ascii="Arial" w:hAnsi="Arial" w:cs="Arial"/>
        </w:rPr>
      </w:pPr>
    </w:p>
    <w:p w14:paraId="557B9D8A" w14:textId="56C69B8E" w:rsidR="006E312D" w:rsidRPr="00597222" w:rsidRDefault="004C68FF" w:rsidP="00873D77">
      <w:pPr>
        <w:spacing w:after="0" w:line="240" w:lineRule="auto"/>
        <w:jc w:val="both"/>
        <w:rPr>
          <w:rFonts w:ascii="Arial" w:hAnsi="Arial" w:cs="Arial"/>
          <w:b/>
          <w:bCs/>
        </w:rPr>
      </w:pPr>
      <w:r w:rsidRPr="00597222">
        <w:rPr>
          <w:rFonts w:ascii="Arial" w:hAnsi="Arial" w:cs="Arial"/>
          <w:b/>
          <w:bCs/>
        </w:rPr>
        <w:t>==================================================================</w:t>
      </w:r>
    </w:p>
    <w:p w14:paraId="77A8CC5D" w14:textId="77777777" w:rsidR="006E312D" w:rsidRPr="00597222" w:rsidRDefault="006E312D" w:rsidP="00873D77">
      <w:pPr>
        <w:spacing w:after="0" w:line="240" w:lineRule="auto"/>
        <w:jc w:val="both"/>
        <w:rPr>
          <w:rFonts w:ascii="Arial" w:hAnsi="Arial" w:cs="Arial"/>
          <w:b/>
          <w:bCs/>
        </w:rPr>
      </w:pPr>
    </w:p>
    <w:p w14:paraId="417A5270" w14:textId="77777777" w:rsidR="00122D4A" w:rsidRPr="00597222" w:rsidRDefault="00122D4A" w:rsidP="00122D4A">
      <w:pPr>
        <w:spacing w:after="0" w:line="240" w:lineRule="auto"/>
        <w:jc w:val="both"/>
        <w:rPr>
          <w:rFonts w:ascii="Arial" w:hAnsi="Arial" w:cs="Arial"/>
        </w:rPr>
      </w:pPr>
      <w:r w:rsidRPr="00597222">
        <w:rPr>
          <w:rFonts w:ascii="Arial" w:hAnsi="Arial" w:cs="Arial"/>
          <w:b/>
          <w:bCs/>
        </w:rPr>
        <w:br/>
      </w:r>
      <w:r w:rsidRPr="00597222">
        <w:rPr>
          <w:rFonts w:ascii="Arial" w:hAnsi="Arial" w:cs="Arial"/>
          <w:b/>
          <w:bCs/>
          <w:highlight w:val="yellow"/>
        </w:rPr>
        <w:t>Sugestões para os próximos passos:</w:t>
      </w:r>
    </w:p>
    <w:p w14:paraId="0CB96304" w14:textId="77777777" w:rsidR="00122D4A" w:rsidRPr="00597222" w:rsidRDefault="00122D4A" w:rsidP="00122D4A">
      <w:pPr>
        <w:numPr>
          <w:ilvl w:val="0"/>
          <w:numId w:val="16"/>
        </w:numPr>
        <w:spacing w:after="0" w:line="240" w:lineRule="auto"/>
        <w:jc w:val="both"/>
        <w:rPr>
          <w:rFonts w:ascii="Arial" w:hAnsi="Arial" w:cs="Arial"/>
        </w:rPr>
      </w:pPr>
      <w:r w:rsidRPr="00597222">
        <w:rPr>
          <w:rFonts w:ascii="Arial" w:hAnsi="Arial" w:cs="Arial"/>
          <w:b/>
          <w:bCs/>
        </w:rPr>
        <w:t>Criar um protótipo visual (wireframe) do aplicativo:</w:t>
      </w:r>
      <w:r w:rsidRPr="00597222">
        <w:rPr>
          <w:rFonts w:ascii="Arial" w:hAnsi="Arial" w:cs="Arial"/>
        </w:rPr>
        <w:t xml:space="preserve"> Podemos desenhar as telas principais para cada módulo (Cadastro, Medicamentos, </w:t>
      </w:r>
      <w:proofErr w:type="gramStart"/>
      <w:r w:rsidRPr="00597222">
        <w:rPr>
          <w:rFonts w:ascii="Arial" w:hAnsi="Arial" w:cs="Arial"/>
        </w:rPr>
        <w:t>Consultas, etc.</w:t>
      </w:r>
      <w:proofErr w:type="gramEnd"/>
      <w:r w:rsidRPr="00597222">
        <w:rPr>
          <w:rFonts w:ascii="Arial" w:hAnsi="Arial" w:cs="Arial"/>
        </w:rPr>
        <w:t>) para visualizar a jornada do usuário.</w:t>
      </w:r>
    </w:p>
    <w:p w14:paraId="3F183924" w14:textId="77777777" w:rsidR="00122D4A" w:rsidRPr="00597222" w:rsidRDefault="00122D4A" w:rsidP="00122D4A">
      <w:pPr>
        <w:numPr>
          <w:ilvl w:val="0"/>
          <w:numId w:val="16"/>
        </w:numPr>
        <w:spacing w:after="0" w:line="240" w:lineRule="auto"/>
        <w:jc w:val="both"/>
        <w:rPr>
          <w:rFonts w:ascii="Arial" w:hAnsi="Arial" w:cs="Arial"/>
        </w:rPr>
      </w:pPr>
      <w:r w:rsidRPr="00597222">
        <w:rPr>
          <w:rFonts w:ascii="Arial" w:hAnsi="Arial" w:cs="Arial"/>
          <w:b/>
          <w:bCs/>
        </w:rPr>
        <w:t>Definir a arquitetura técnica:</w:t>
      </w:r>
      <w:r w:rsidRPr="00597222">
        <w:rPr>
          <w:rFonts w:ascii="Arial" w:hAnsi="Arial" w:cs="Arial"/>
        </w:rPr>
        <w:t> Posso detalhar as tecnologias recomendadas (linguagens de programação, bancos de dados, serviços em nuvem) para construir o aplicativo de forma segura e escalável.</w:t>
      </w:r>
    </w:p>
    <w:p w14:paraId="1F54E5C2" w14:textId="77777777" w:rsidR="00122D4A" w:rsidRPr="00597222" w:rsidRDefault="00122D4A" w:rsidP="00122D4A">
      <w:pPr>
        <w:numPr>
          <w:ilvl w:val="0"/>
          <w:numId w:val="16"/>
        </w:numPr>
        <w:spacing w:after="0" w:line="240" w:lineRule="auto"/>
        <w:jc w:val="both"/>
        <w:rPr>
          <w:rFonts w:ascii="Arial" w:hAnsi="Arial" w:cs="Arial"/>
        </w:rPr>
      </w:pPr>
      <w:r w:rsidRPr="00597222">
        <w:rPr>
          <w:rFonts w:ascii="Arial" w:hAnsi="Arial" w:cs="Arial"/>
          <w:b/>
          <w:bCs/>
        </w:rPr>
        <w:t>Desenvolver um plano de projeto (roadmap):</w:t>
      </w:r>
      <w:r w:rsidRPr="00597222">
        <w:rPr>
          <w:rFonts w:ascii="Arial" w:hAnsi="Arial" w:cs="Arial"/>
        </w:rPr>
        <w:t> Podemos quebrar o desenvolvimento em fases (MVP - Mínimo Produto Viável, Fase 2, etc.), estimando prazos e recursos para cada etapa.</w:t>
      </w:r>
    </w:p>
    <w:p w14:paraId="08ADFBCB" w14:textId="77777777" w:rsidR="00162DD5" w:rsidRPr="00597222" w:rsidRDefault="00162DD5" w:rsidP="00162DD5">
      <w:pPr>
        <w:spacing w:after="0" w:line="240" w:lineRule="auto"/>
        <w:jc w:val="both"/>
        <w:rPr>
          <w:rFonts w:ascii="Arial" w:hAnsi="Arial" w:cs="Arial"/>
          <w:b/>
          <w:bCs/>
        </w:rPr>
      </w:pPr>
    </w:p>
    <w:p w14:paraId="3F021144" w14:textId="77777777" w:rsidR="00162DD5" w:rsidRPr="00597222" w:rsidRDefault="00162DD5" w:rsidP="00162DD5">
      <w:pPr>
        <w:spacing w:after="0" w:line="240" w:lineRule="auto"/>
        <w:jc w:val="both"/>
        <w:rPr>
          <w:rFonts w:ascii="Arial" w:hAnsi="Arial" w:cs="Arial"/>
          <w:b/>
          <w:bCs/>
        </w:rPr>
      </w:pPr>
      <w:r w:rsidRPr="00597222">
        <w:rPr>
          <w:rFonts w:ascii="Arial" w:hAnsi="Arial" w:cs="Arial"/>
          <w:b/>
          <w:bCs/>
          <w:highlight w:val="yellow"/>
        </w:rPr>
        <w:t>Sugestões para os próximos passos:</w:t>
      </w:r>
    </w:p>
    <w:p w14:paraId="4D5D445B" w14:textId="77777777" w:rsidR="00162DD5" w:rsidRPr="00597222" w:rsidRDefault="00162DD5" w:rsidP="00162DD5">
      <w:pPr>
        <w:numPr>
          <w:ilvl w:val="0"/>
          <w:numId w:val="17"/>
        </w:numPr>
        <w:spacing w:after="0" w:line="240" w:lineRule="auto"/>
        <w:jc w:val="both"/>
        <w:rPr>
          <w:rFonts w:ascii="Arial" w:hAnsi="Arial" w:cs="Arial"/>
          <w:b/>
          <w:bCs/>
        </w:rPr>
      </w:pPr>
      <w:r w:rsidRPr="00597222">
        <w:rPr>
          <w:rFonts w:ascii="Arial" w:hAnsi="Arial" w:cs="Arial"/>
          <w:b/>
          <w:bCs/>
        </w:rPr>
        <w:t>Revisar o escopo consolidado: Após você enviar os novos dados, posso apresentar uma versão atualizada e consolidada do documento para sua validação.</w:t>
      </w:r>
    </w:p>
    <w:p w14:paraId="0E142B0E" w14:textId="77777777" w:rsidR="00162DD5" w:rsidRPr="00597222" w:rsidRDefault="00162DD5" w:rsidP="00162DD5">
      <w:pPr>
        <w:numPr>
          <w:ilvl w:val="0"/>
          <w:numId w:val="17"/>
        </w:numPr>
        <w:spacing w:after="0" w:line="240" w:lineRule="auto"/>
        <w:jc w:val="both"/>
        <w:rPr>
          <w:rFonts w:ascii="Arial" w:hAnsi="Arial" w:cs="Arial"/>
          <w:b/>
          <w:bCs/>
        </w:rPr>
      </w:pPr>
      <w:r w:rsidRPr="00597222">
        <w:rPr>
          <w:rFonts w:ascii="Arial" w:hAnsi="Arial" w:cs="Arial"/>
          <w:b/>
          <w:bCs/>
        </w:rPr>
        <w:t>Priorizar as funcionalidades: Com o escopo completo, podemos definir quais funcionalidades são essenciais para a primeira versão (MVP) e quais podem ser adicionadas em fases futuras.</w:t>
      </w:r>
    </w:p>
    <w:p w14:paraId="36C48351" w14:textId="77777777" w:rsidR="00162DD5" w:rsidRPr="00597222" w:rsidRDefault="00162DD5" w:rsidP="00162DD5">
      <w:pPr>
        <w:numPr>
          <w:ilvl w:val="0"/>
          <w:numId w:val="17"/>
        </w:numPr>
        <w:spacing w:after="0" w:line="240" w:lineRule="auto"/>
        <w:jc w:val="both"/>
        <w:rPr>
          <w:rFonts w:ascii="Arial" w:hAnsi="Arial" w:cs="Arial"/>
          <w:b/>
          <w:bCs/>
        </w:rPr>
      </w:pPr>
      <w:r w:rsidRPr="00597222">
        <w:rPr>
          <w:rFonts w:ascii="Arial" w:hAnsi="Arial" w:cs="Arial"/>
          <w:b/>
          <w:bCs/>
        </w:rPr>
        <w:t>Discutir a monetização e sustentabilidade: Se for do seu interesse, podemos começar a explorar modelos de negócio para garantir a continuidade e o crescimento do aplicativo.</w:t>
      </w:r>
    </w:p>
    <w:p w14:paraId="6AB5562F" w14:textId="77777777" w:rsidR="00162DD5" w:rsidRPr="00597222" w:rsidRDefault="00162DD5" w:rsidP="00162DD5">
      <w:pPr>
        <w:spacing w:after="0" w:line="240" w:lineRule="auto"/>
        <w:jc w:val="both"/>
        <w:rPr>
          <w:rFonts w:ascii="Arial" w:hAnsi="Arial" w:cs="Arial"/>
          <w:b/>
          <w:bCs/>
        </w:rPr>
      </w:pPr>
    </w:p>
    <w:p w14:paraId="0FAC57ED" w14:textId="77777777" w:rsidR="0064701E" w:rsidRPr="00597222" w:rsidRDefault="0064701E" w:rsidP="0064701E">
      <w:pPr>
        <w:spacing w:after="0" w:line="240" w:lineRule="auto"/>
        <w:jc w:val="both"/>
        <w:rPr>
          <w:rFonts w:ascii="Arial" w:hAnsi="Arial" w:cs="Arial"/>
          <w:b/>
          <w:bCs/>
        </w:rPr>
      </w:pPr>
      <w:r w:rsidRPr="00597222">
        <w:rPr>
          <w:rFonts w:ascii="Arial" w:hAnsi="Arial" w:cs="Arial"/>
          <w:b/>
          <w:bCs/>
          <w:highlight w:val="yellow"/>
        </w:rPr>
        <w:lastRenderedPageBreak/>
        <w:t>Sugestões para os próximos passos:</w:t>
      </w:r>
    </w:p>
    <w:p w14:paraId="61B5D51F" w14:textId="77777777" w:rsidR="0064701E" w:rsidRPr="00597222" w:rsidRDefault="0064701E" w:rsidP="0064701E">
      <w:pPr>
        <w:numPr>
          <w:ilvl w:val="0"/>
          <w:numId w:val="18"/>
        </w:numPr>
        <w:spacing w:after="0" w:line="240" w:lineRule="auto"/>
        <w:jc w:val="both"/>
        <w:rPr>
          <w:rFonts w:ascii="Arial" w:hAnsi="Arial" w:cs="Arial"/>
          <w:b/>
          <w:bCs/>
        </w:rPr>
      </w:pPr>
      <w:r w:rsidRPr="00597222">
        <w:rPr>
          <w:rFonts w:ascii="Arial" w:hAnsi="Arial" w:cs="Arial"/>
          <w:b/>
          <w:bCs/>
        </w:rPr>
        <w:t>Detalhar a integração com wearables: Podemos especificar quais dados de wearables (passos, frequência cardíaca, sono) serão coletados e como serão usados nos módulos do aplicativo.</w:t>
      </w:r>
    </w:p>
    <w:p w14:paraId="17BDDEAE" w14:textId="77777777" w:rsidR="0064701E" w:rsidRPr="00597222" w:rsidRDefault="0064701E" w:rsidP="0064701E">
      <w:pPr>
        <w:numPr>
          <w:ilvl w:val="0"/>
          <w:numId w:val="18"/>
        </w:numPr>
        <w:spacing w:after="0" w:line="240" w:lineRule="auto"/>
        <w:jc w:val="both"/>
        <w:rPr>
          <w:rFonts w:ascii="Arial" w:hAnsi="Arial" w:cs="Arial"/>
          <w:b/>
          <w:bCs/>
        </w:rPr>
      </w:pPr>
      <w:r w:rsidRPr="00597222">
        <w:rPr>
          <w:rFonts w:ascii="Arial" w:hAnsi="Arial" w:cs="Arial"/>
          <w:b/>
          <w:bCs/>
        </w:rPr>
        <w:t>Esboçar o modelo de dados: Posso criar um diagrama inicial mostrando como as informações (usuários, medicamentos, consultas) se relacionarão no banco de dados.</w:t>
      </w:r>
    </w:p>
    <w:p w14:paraId="6A147992" w14:textId="77777777" w:rsidR="0064701E" w:rsidRPr="00597222" w:rsidRDefault="0064701E" w:rsidP="0064701E">
      <w:pPr>
        <w:numPr>
          <w:ilvl w:val="0"/>
          <w:numId w:val="18"/>
        </w:numPr>
        <w:spacing w:after="0" w:line="240" w:lineRule="auto"/>
        <w:jc w:val="both"/>
        <w:rPr>
          <w:rFonts w:ascii="Arial" w:hAnsi="Arial" w:cs="Arial"/>
        </w:rPr>
      </w:pPr>
      <w:r w:rsidRPr="00597222">
        <w:rPr>
          <w:rFonts w:ascii="Arial" w:hAnsi="Arial" w:cs="Arial"/>
          <w:b/>
          <w:bCs/>
        </w:rPr>
        <w:t>Planejar a estratégia de segurança: Dado que o app lidará com dados de saúde sensíveis (LGPD), podemos começar a definir as diretrizes de segurança, criptografia e consentimento do usuário.</w:t>
      </w:r>
    </w:p>
    <w:p w14:paraId="3B6796EB" w14:textId="77777777" w:rsidR="00162DD5" w:rsidRPr="00597222" w:rsidRDefault="00162DD5" w:rsidP="00162DD5">
      <w:pPr>
        <w:spacing w:after="0" w:line="240" w:lineRule="auto"/>
        <w:jc w:val="both"/>
        <w:rPr>
          <w:rFonts w:ascii="Arial" w:hAnsi="Arial" w:cs="Arial"/>
        </w:rPr>
      </w:pPr>
    </w:p>
    <w:p w14:paraId="31A8767A" w14:textId="77777777" w:rsidR="007A29C9" w:rsidRPr="00597222" w:rsidRDefault="007A29C9" w:rsidP="007A29C9">
      <w:pPr>
        <w:spacing w:after="0" w:line="240" w:lineRule="auto"/>
        <w:jc w:val="both"/>
        <w:rPr>
          <w:rFonts w:ascii="Arial" w:hAnsi="Arial" w:cs="Arial"/>
        </w:rPr>
      </w:pPr>
      <w:r w:rsidRPr="00597222">
        <w:rPr>
          <w:rFonts w:ascii="Arial" w:hAnsi="Arial" w:cs="Arial"/>
          <w:b/>
          <w:bCs/>
          <w:highlight w:val="yellow"/>
        </w:rPr>
        <w:t>Sugestões para os próximos passos:</w:t>
      </w:r>
    </w:p>
    <w:p w14:paraId="26D6039C" w14:textId="77777777" w:rsidR="007A29C9" w:rsidRPr="00597222" w:rsidRDefault="007A29C9" w:rsidP="007A29C9">
      <w:pPr>
        <w:numPr>
          <w:ilvl w:val="0"/>
          <w:numId w:val="19"/>
        </w:numPr>
        <w:spacing w:after="0" w:line="240" w:lineRule="auto"/>
        <w:jc w:val="both"/>
        <w:rPr>
          <w:rFonts w:ascii="Arial" w:hAnsi="Arial" w:cs="Arial"/>
        </w:rPr>
      </w:pPr>
      <w:r w:rsidRPr="00597222">
        <w:rPr>
          <w:rFonts w:ascii="Arial" w:hAnsi="Arial" w:cs="Arial"/>
          <w:b/>
          <w:bCs/>
        </w:rPr>
        <w:t>Consolidar todas as informações:</w:t>
      </w:r>
      <w:r w:rsidRPr="00597222">
        <w:rPr>
          <w:rFonts w:ascii="Arial" w:hAnsi="Arial" w:cs="Arial"/>
        </w:rPr>
        <w:t> Assim que você me passar os novos dados, eu crio um documento único e atualizado com a especificação completa para sua revisão.</w:t>
      </w:r>
    </w:p>
    <w:p w14:paraId="7B55309D" w14:textId="77777777" w:rsidR="007A29C9" w:rsidRPr="00597222" w:rsidRDefault="007A29C9" w:rsidP="007A29C9">
      <w:pPr>
        <w:numPr>
          <w:ilvl w:val="0"/>
          <w:numId w:val="19"/>
        </w:numPr>
        <w:spacing w:after="0" w:line="240" w:lineRule="auto"/>
        <w:jc w:val="both"/>
        <w:rPr>
          <w:rFonts w:ascii="Arial" w:hAnsi="Arial" w:cs="Arial"/>
        </w:rPr>
      </w:pPr>
      <w:r w:rsidRPr="00597222">
        <w:rPr>
          <w:rFonts w:ascii="Arial" w:hAnsi="Arial" w:cs="Arial"/>
          <w:b/>
          <w:bCs/>
        </w:rPr>
        <w:t>Definir a plataforma de desenvolvimento:</w:t>
      </w:r>
      <w:r w:rsidRPr="00597222">
        <w:rPr>
          <w:rFonts w:ascii="Arial" w:hAnsi="Arial" w:cs="Arial"/>
        </w:rPr>
        <w:t xml:space="preserve"> Podemos discutir se o aplicativo será desenvolvido para iOS, </w:t>
      </w:r>
      <w:proofErr w:type="gramStart"/>
      <w:r w:rsidRPr="00597222">
        <w:rPr>
          <w:rFonts w:ascii="Arial" w:hAnsi="Arial" w:cs="Arial"/>
        </w:rPr>
        <w:t>Android, ou ambos</w:t>
      </w:r>
      <w:proofErr w:type="gramEnd"/>
      <w:r w:rsidRPr="00597222">
        <w:rPr>
          <w:rFonts w:ascii="Arial" w:hAnsi="Arial" w:cs="Arial"/>
        </w:rPr>
        <w:t xml:space="preserve"> (multiplataforma), e talvez uma versão web.</w:t>
      </w:r>
    </w:p>
    <w:p w14:paraId="0E36F90A" w14:textId="77777777" w:rsidR="007A29C9" w:rsidRPr="00597222" w:rsidRDefault="007A29C9" w:rsidP="007A29C9">
      <w:pPr>
        <w:numPr>
          <w:ilvl w:val="0"/>
          <w:numId w:val="19"/>
        </w:numPr>
        <w:spacing w:after="0" w:line="240" w:lineRule="auto"/>
        <w:jc w:val="both"/>
        <w:rPr>
          <w:rFonts w:ascii="Arial" w:hAnsi="Arial" w:cs="Arial"/>
        </w:rPr>
      </w:pPr>
      <w:r w:rsidRPr="00597222">
        <w:rPr>
          <w:rFonts w:ascii="Arial" w:hAnsi="Arial" w:cs="Arial"/>
          <w:b/>
          <w:bCs/>
        </w:rPr>
        <w:t>Mapear as integrações externas:</w:t>
      </w:r>
      <w:r w:rsidRPr="00597222">
        <w:rPr>
          <w:rFonts w:ascii="Arial" w:hAnsi="Arial" w:cs="Arial"/>
        </w:rPr>
        <w:t> Podemos listar todas as APIs e sistemas externos mencionados (FHIR, HL7, Google Maps, WhatsApp) e detalhar como a integração funcionará.</w:t>
      </w:r>
    </w:p>
    <w:p w14:paraId="30485EE7" w14:textId="77777777" w:rsidR="008D6433" w:rsidRPr="00597222" w:rsidRDefault="008D6433" w:rsidP="008D6433">
      <w:pPr>
        <w:spacing w:after="0" w:line="240" w:lineRule="auto"/>
        <w:jc w:val="both"/>
        <w:rPr>
          <w:rFonts w:ascii="Arial" w:hAnsi="Arial" w:cs="Arial"/>
          <w:b/>
          <w:bCs/>
        </w:rPr>
      </w:pPr>
    </w:p>
    <w:p w14:paraId="67C5BAFC" w14:textId="48CB09EB" w:rsidR="008D6433" w:rsidRPr="00597222" w:rsidRDefault="008D6433" w:rsidP="008D6433">
      <w:pPr>
        <w:spacing w:after="0" w:line="240" w:lineRule="auto"/>
        <w:jc w:val="both"/>
        <w:rPr>
          <w:rFonts w:ascii="Arial" w:hAnsi="Arial" w:cs="Arial"/>
        </w:rPr>
      </w:pPr>
      <w:r w:rsidRPr="00597222">
        <w:rPr>
          <w:rFonts w:ascii="Arial" w:hAnsi="Arial" w:cs="Arial"/>
          <w:b/>
          <w:bCs/>
          <w:highlight w:val="yellow"/>
        </w:rPr>
        <w:t>Sugestões para os próximos passos:</w:t>
      </w:r>
    </w:p>
    <w:p w14:paraId="27A33AC7" w14:textId="77777777" w:rsidR="008D6433" w:rsidRPr="00597222" w:rsidRDefault="008D6433" w:rsidP="008D6433">
      <w:pPr>
        <w:numPr>
          <w:ilvl w:val="0"/>
          <w:numId w:val="36"/>
        </w:numPr>
        <w:spacing w:after="0" w:line="240" w:lineRule="auto"/>
        <w:jc w:val="both"/>
        <w:rPr>
          <w:rFonts w:ascii="Arial" w:hAnsi="Arial" w:cs="Arial"/>
        </w:rPr>
      </w:pPr>
      <w:r w:rsidRPr="00597222">
        <w:rPr>
          <w:rFonts w:ascii="Arial" w:hAnsi="Arial" w:cs="Arial"/>
          <w:b/>
          <w:bCs/>
        </w:rPr>
        <w:t>Desenvolver a Arquitetura do MVP:</w:t>
      </w:r>
      <w:r w:rsidRPr="00597222">
        <w:rPr>
          <w:rFonts w:ascii="Arial" w:hAnsi="Arial" w:cs="Arial"/>
        </w:rPr>
        <w:t> Podemos focar em desenhar uma arquitetura monolítica modular para a primeira versão, já planejando a futura migração para microsserviços.</w:t>
      </w:r>
    </w:p>
    <w:p w14:paraId="3C12A6FB" w14:textId="236240E3" w:rsidR="008D6433" w:rsidRPr="00597222" w:rsidRDefault="008D6433" w:rsidP="008D6433">
      <w:pPr>
        <w:numPr>
          <w:ilvl w:val="0"/>
          <w:numId w:val="36"/>
        </w:numPr>
        <w:spacing w:after="0" w:line="240" w:lineRule="auto"/>
        <w:jc w:val="both"/>
        <w:rPr>
          <w:rFonts w:ascii="Arial" w:hAnsi="Arial" w:cs="Arial"/>
        </w:rPr>
      </w:pPr>
      <w:r w:rsidRPr="00597222">
        <w:rPr>
          <w:rFonts w:ascii="Arial" w:hAnsi="Arial" w:cs="Arial"/>
          <w:b/>
          <w:bCs/>
        </w:rPr>
        <w:t xml:space="preserve">Criar </w:t>
      </w:r>
      <w:r w:rsidR="00FD303A" w:rsidRPr="00597222">
        <w:rPr>
          <w:rFonts w:ascii="Arial" w:hAnsi="Arial" w:cs="Arial"/>
          <w:b/>
          <w:bCs/>
        </w:rPr>
        <w:t>Wireframe</w:t>
      </w:r>
      <w:r w:rsidRPr="00597222">
        <w:rPr>
          <w:rFonts w:ascii="Arial" w:hAnsi="Arial" w:cs="Arial"/>
          <w:b/>
          <w:bCs/>
        </w:rPr>
        <w:t xml:space="preserve"> com Foco em Acessibilidade:</w:t>
      </w:r>
      <w:r w:rsidRPr="00597222">
        <w:rPr>
          <w:rFonts w:ascii="Arial" w:hAnsi="Arial" w:cs="Arial"/>
        </w:rPr>
        <w:t xml:space="preserve"> Posso gerar esboços das telas principais, aplicando as práticas de design inclusivo que levantamos (alto contraste, fontes </w:t>
      </w:r>
      <w:proofErr w:type="gramStart"/>
      <w:r w:rsidRPr="00597222">
        <w:rPr>
          <w:rFonts w:ascii="Arial" w:hAnsi="Arial" w:cs="Arial"/>
        </w:rPr>
        <w:t>grandes, etc.</w:t>
      </w:r>
      <w:proofErr w:type="gramEnd"/>
      <w:r w:rsidRPr="00597222">
        <w:rPr>
          <w:rFonts w:ascii="Arial" w:hAnsi="Arial" w:cs="Arial"/>
        </w:rPr>
        <w:t>).</w:t>
      </w:r>
    </w:p>
    <w:p w14:paraId="329CB7FC" w14:textId="77777777" w:rsidR="008D6433" w:rsidRPr="00597222" w:rsidRDefault="008D6433" w:rsidP="008D6433">
      <w:pPr>
        <w:numPr>
          <w:ilvl w:val="0"/>
          <w:numId w:val="36"/>
        </w:numPr>
        <w:spacing w:after="0" w:line="240" w:lineRule="auto"/>
        <w:jc w:val="both"/>
        <w:rPr>
          <w:rFonts w:ascii="Arial" w:hAnsi="Arial" w:cs="Arial"/>
        </w:rPr>
      </w:pPr>
      <w:r w:rsidRPr="00597222">
        <w:rPr>
          <w:rFonts w:ascii="Arial" w:hAnsi="Arial" w:cs="Arial"/>
          <w:b/>
          <w:bCs/>
        </w:rPr>
        <w:t>Elaborar um Plano de Conformidade com a LGPD:</w:t>
      </w:r>
      <w:r w:rsidRPr="00597222">
        <w:rPr>
          <w:rFonts w:ascii="Arial" w:hAnsi="Arial" w:cs="Arial"/>
        </w:rPr>
        <w:t> Posso criar um documento detalhando os passos práticos para garantir que o app esteja em conformidade com a LGPD desde o primeiro dia, incluindo a redação dos Termos de Uso e Política de Privacidade.</w:t>
      </w:r>
    </w:p>
    <w:p w14:paraId="1B4C0262" w14:textId="77777777" w:rsidR="00936123" w:rsidRPr="00597222" w:rsidRDefault="00936123" w:rsidP="00936123">
      <w:pPr>
        <w:spacing w:after="0" w:line="240" w:lineRule="auto"/>
        <w:jc w:val="both"/>
        <w:rPr>
          <w:rFonts w:ascii="Arial" w:hAnsi="Arial" w:cs="Arial"/>
          <w:b/>
          <w:bCs/>
        </w:rPr>
      </w:pPr>
    </w:p>
    <w:p w14:paraId="1C5E8A3A" w14:textId="586AFBD5" w:rsidR="00936123" w:rsidRPr="00597222" w:rsidRDefault="00936123" w:rsidP="00936123">
      <w:pPr>
        <w:spacing w:after="0" w:line="240" w:lineRule="auto"/>
        <w:jc w:val="both"/>
        <w:rPr>
          <w:rFonts w:ascii="Arial" w:hAnsi="Arial" w:cs="Arial"/>
        </w:rPr>
      </w:pPr>
      <w:r w:rsidRPr="00597222">
        <w:rPr>
          <w:rFonts w:ascii="Arial" w:hAnsi="Arial" w:cs="Arial"/>
          <w:b/>
          <w:bCs/>
          <w:highlight w:val="yellow"/>
        </w:rPr>
        <w:t>Sugestões para os próximos passos:</w:t>
      </w:r>
    </w:p>
    <w:p w14:paraId="71E98CB0" w14:textId="77777777" w:rsidR="00936123" w:rsidRPr="00597222" w:rsidRDefault="00936123" w:rsidP="00936123">
      <w:pPr>
        <w:numPr>
          <w:ilvl w:val="0"/>
          <w:numId w:val="37"/>
        </w:numPr>
        <w:spacing w:after="0" w:line="240" w:lineRule="auto"/>
        <w:jc w:val="both"/>
        <w:rPr>
          <w:rFonts w:ascii="Arial" w:hAnsi="Arial" w:cs="Arial"/>
        </w:rPr>
      </w:pPr>
      <w:r w:rsidRPr="00597222">
        <w:rPr>
          <w:rFonts w:ascii="Arial" w:hAnsi="Arial" w:cs="Arial"/>
          <w:b/>
          <w:bCs/>
        </w:rPr>
        <w:t>Criar um documento consolidado:</w:t>
      </w:r>
      <w:r w:rsidRPr="00597222">
        <w:rPr>
          <w:rFonts w:ascii="Arial" w:hAnsi="Arial" w:cs="Arial"/>
        </w:rPr>
        <w:t> Assim que você fornecer os novos dados, posso unificar tudo em um único documento de especificação (versão 3.0) para termos uma fonte de verdade final.</w:t>
      </w:r>
    </w:p>
    <w:p w14:paraId="27C72FEE" w14:textId="77777777" w:rsidR="00936123" w:rsidRPr="00597222" w:rsidRDefault="00936123" w:rsidP="00936123">
      <w:pPr>
        <w:numPr>
          <w:ilvl w:val="0"/>
          <w:numId w:val="37"/>
        </w:numPr>
        <w:spacing w:after="0" w:line="240" w:lineRule="auto"/>
        <w:jc w:val="both"/>
        <w:rPr>
          <w:rFonts w:ascii="Arial" w:hAnsi="Arial" w:cs="Arial"/>
        </w:rPr>
      </w:pPr>
      <w:r w:rsidRPr="00597222">
        <w:rPr>
          <w:rFonts w:ascii="Arial" w:hAnsi="Arial" w:cs="Arial"/>
          <w:b/>
          <w:bCs/>
        </w:rPr>
        <w:t>Definir o escopo do MVP (Mínimo Produto Viável):</w:t>
      </w:r>
      <w:r w:rsidRPr="00597222">
        <w:rPr>
          <w:rFonts w:ascii="Arial" w:hAnsi="Arial" w:cs="Arial"/>
        </w:rPr>
        <w:t> Com todas as informações em mãos, podemos colaborar para decidir quais funcionalidades são absolutamente essenciais para a primeira versão do aplicativo.</w:t>
      </w:r>
    </w:p>
    <w:p w14:paraId="1F8677D5" w14:textId="77777777" w:rsidR="00936123" w:rsidRPr="00597222" w:rsidRDefault="00936123" w:rsidP="00936123">
      <w:pPr>
        <w:numPr>
          <w:ilvl w:val="0"/>
          <w:numId w:val="37"/>
        </w:numPr>
        <w:spacing w:after="0" w:line="240" w:lineRule="auto"/>
        <w:jc w:val="both"/>
        <w:rPr>
          <w:rFonts w:ascii="Arial" w:hAnsi="Arial" w:cs="Arial"/>
        </w:rPr>
      </w:pPr>
      <w:r w:rsidRPr="00597222">
        <w:rPr>
          <w:rFonts w:ascii="Arial" w:hAnsi="Arial" w:cs="Arial"/>
          <w:b/>
          <w:bCs/>
        </w:rPr>
        <w:t>Explorar a viabilidade técnica das novas ideias:</w:t>
      </w:r>
      <w:r w:rsidRPr="00597222">
        <w:rPr>
          <w:rFonts w:ascii="Arial" w:hAnsi="Arial" w:cs="Arial"/>
        </w:rPr>
        <w:t> Se os novos dados incluírem funcionalidades complexas, posso fazer uma pesquisa focada para avaliar a viabilidade, o custo e o tempo de desenvolvimento.</w:t>
      </w:r>
    </w:p>
    <w:p w14:paraId="10287052" w14:textId="77777777" w:rsidR="00162DD5" w:rsidRPr="00597222" w:rsidRDefault="00162DD5" w:rsidP="00162DD5">
      <w:pPr>
        <w:spacing w:after="0" w:line="240" w:lineRule="auto"/>
        <w:jc w:val="both"/>
        <w:rPr>
          <w:rFonts w:ascii="Arial" w:hAnsi="Arial" w:cs="Arial"/>
        </w:rPr>
      </w:pPr>
    </w:p>
    <w:p w14:paraId="4AF765B5" w14:textId="77777777" w:rsidR="00F353F7" w:rsidRPr="00597222" w:rsidRDefault="00F353F7" w:rsidP="00F353F7">
      <w:pPr>
        <w:spacing w:after="0" w:line="240" w:lineRule="auto"/>
        <w:jc w:val="both"/>
        <w:rPr>
          <w:rFonts w:ascii="Arial" w:hAnsi="Arial" w:cs="Arial"/>
        </w:rPr>
      </w:pPr>
      <w:r w:rsidRPr="00597222">
        <w:rPr>
          <w:rFonts w:ascii="Arial" w:hAnsi="Arial" w:cs="Arial"/>
          <w:b/>
          <w:bCs/>
          <w:highlight w:val="yellow"/>
        </w:rPr>
        <w:t>Sugestões para os próximos passos:</w:t>
      </w:r>
    </w:p>
    <w:p w14:paraId="1005A760" w14:textId="7F861E61" w:rsidR="00F353F7" w:rsidRPr="00597222" w:rsidRDefault="00F353F7" w:rsidP="00F353F7">
      <w:pPr>
        <w:numPr>
          <w:ilvl w:val="0"/>
          <w:numId w:val="38"/>
        </w:numPr>
        <w:spacing w:after="0" w:line="240" w:lineRule="auto"/>
        <w:jc w:val="both"/>
        <w:rPr>
          <w:rFonts w:ascii="Arial" w:hAnsi="Arial" w:cs="Arial"/>
        </w:rPr>
      </w:pPr>
      <w:r w:rsidRPr="00597222">
        <w:rPr>
          <w:rFonts w:ascii="Arial" w:hAnsi="Arial" w:cs="Arial"/>
          <w:b/>
          <w:bCs/>
        </w:rPr>
        <w:t>Desenhar o Diagrama da Arquitetura Híbrida:</w:t>
      </w:r>
      <w:r w:rsidRPr="00597222">
        <w:rPr>
          <w:rFonts w:ascii="Arial" w:hAnsi="Arial" w:cs="Arial"/>
        </w:rPr>
        <w:t xml:space="preserve"> Posso criar um diagrama visual que mostre como a Clean Architecture </w:t>
      </w:r>
      <w:r w:rsidR="00FD303A" w:rsidRPr="00597222">
        <w:rPr>
          <w:rFonts w:ascii="Arial" w:hAnsi="Arial" w:cs="Arial"/>
        </w:rPr>
        <w:t>funcionária</w:t>
      </w:r>
      <w:r w:rsidRPr="00597222">
        <w:rPr>
          <w:rFonts w:ascii="Arial" w:hAnsi="Arial" w:cs="Arial"/>
        </w:rPr>
        <w:t xml:space="preserve"> com a abordagem de banco de dados híbrido (SQL + NoSQL), detalhando as camadas e responsabilidades.</w:t>
      </w:r>
    </w:p>
    <w:p w14:paraId="43F2C074" w14:textId="77777777" w:rsidR="00F353F7" w:rsidRPr="00597222" w:rsidRDefault="00F353F7" w:rsidP="00F353F7">
      <w:pPr>
        <w:numPr>
          <w:ilvl w:val="0"/>
          <w:numId w:val="38"/>
        </w:numPr>
        <w:spacing w:after="0" w:line="240" w:lineRule="auto"/>
        <w:jc w:val="both"/>
        <w:rPr>
          <w:rFonts w:ascii="Arial" w:hAnsi="Arial" w:cs="Arial"/>
        </w:rPr>
      </w:pPr>
      <w:r w:rsidRPr="00597222">
        <w:rPr>
          <w:rFonts w:ascii="Arial" w:hAnsi="Arial" w:cs="Arial"/>
          <w:b/>
          <w:bCs/>
        </w:rPr>
        <w:t>Elaborar um Backlog Inicial do Produto para o Scrum:</w:t>
      </w:r>
      <w:r w:rsidRPr="00597222">
        <w:rPr>
          <w:rFonts w:ascii="Arial" w:hAnsi="Arial" w:cs="Arial"/>
        </w:rPr>
        <w:t> Podemos listar as principais funcionalidades (épicos) e quebrá-las em histórias de usuário menores, prontas para serem priorizadas e desenvolvidas no primeiro sprint do projeto.</w:t>
      </w:r>
    </w:p>
    <w:p w14:paraId="52CDECEB" w14:textId="77777777" w:rsidR="00F353F7" w:rsidRPr="00597222" w:rsidRDefault="00F353F7" w:rsidP="00F353F7">
      <w:pPr>
        <w:numPr>
          <w:ilvl w:val="0"/>
          <w:numId w:val="38"/>
        </w:numPr>
        <w:spacing w:after="0" w:line="240" w:lineRule="auto"/>
        <w:jc w:val="both"/>
        <w:rPr>
          <w:rFonts w:ascii="Arial" w:hAnsi="Arial" w:cs="Arial"/>
        </w:rPr>
      </w:pPr>
      <w:r w:rsidRPr="00597222">
        <w:rPr>
          <w:rFonts w:ascii="Arial" w:hAnsi="Arial" w:cs="Arial"/>
          <w:b/>
          <w:bCs/>
        </w:rPr>
        <w:t>Criar um Plano de Conformidade com a LGPD:</w:t>
      </w:r>
      <w:r w:rsidRPr="00597222">
        <w:rPr>
          <w:rFonts w:ascii="Arial" w:hAnsi="Arial" w:cs="Arial"/>
        </w:rPr>
        <w:t xml:space="preserve"> Posso detalhar os passos práticos para implementar a segurança e a </w:t>
      </w:r>
      <w:proofErr w:type="spellStart"/>
      <w:r w:rsidRPr="00597222">
        <w:rPr>
          <w:rFonts w:ascii="Arial" w:hAnsi="Arial" w:cs="Arial"/>
        </w:rPr>
        <w:t>privacidad</w:t>
      </w:r>
      <w:proofErr w:type="spellEnd"/>
    </w:p>
    <w:p w14:paraId="1737781C" w14:textId="77777777" w:rsidR="00F353F7" w:rsidRPr="00597222" w:rsidRDefault="00F353F7" w:rsidP="00162DD5">
      <w:pPr>
        <w:spacing w:after="0" w:line="240" w:lineRule="auto"/>
        <w:jc w:val="both"/>
        <w:rPr>
          <w:rFonts w:ascii="Arial" w:hAnsi="Arial" w:cs="Arial"/>
        </w:rPr>
      </w:pPr>
    </w:p>
    <w:p w14:paraId="738946EB" w14:textId="77777777" w:rsidR="00802072" w:rsidRPr="00597222" w:rsidRDefault="00802072" w:rsidP="00802072">
      <w:pPr>
        <w:spacing w:after="0" w:line="240" w:lineRule="auto"/>
        <w:jc w:val="both"/>
        <w:rPr>
          <w:rFonts w:ascii="Arial" w:hAnsi="Arial" w:cs="Arial"/>
        </w:rPr>
      </w:pPr>
    </w:p>
    <w:p w14:paraId="747288A6" w14:textId="77777777" w:rsidR="00802072" w:rsidRPr="00597222" w:rsidRDefault="00802072" w:rsidP="00802072">
      <w:pPr>
        <w:spacing w:after="0" w:line="240" w:lineRule="auto"/>
        <w:jc w:val="both"/>
        <w:rPr>
          <w:rFonts w:ascii="Arial" w:hAnsi="Arial" w:cs="Arial"/>
        </w:rPr>
      </w:pPr>
      <w:r w:rsidRPr="00597222">
        <w:rPr>
          <w:rFonts w:ascii="Arial" w:hAnsi="Arial" w:cs="Arial"/>
        </w:rPr>
        <w:lastRenderedPageBreak/>
        <w:t>==============================================================================</w:t>
      </w:r>
    </w:p>
    <w:p w14:paraId="3BE62885" w14:textId="77777777" w:rsidR="00122D4A" w:rsidRPr="00597222" w:rsidRDefault="00122D4A" w:rsidP="006E312D">
      <w:pPr>
        <w:spacing w:after="0" w:line="240" w:lineRule="auto"/>
        <w:jc w:val="both"/>
        <w:rPr>
          <w:rFonts w:ascii="Arial" w:hAnsi="Arial" w:cs="Arial"/>
        </w:rPr>
      </w:pPr>
    </w:p>
    <w:p w14:paraId="4BADF907" w14:textId="2366DAD7" w:rsidR="006E312D" w:rsidRPr="00597222" w:rsidRDefault="006E312D" w:rsidP="006E312D">
      <w:pPr>
        <w:spacing w:after="0" w:line="240" w:lineRule="auto"/>
        <w:jc w:val="both"/>
        <w:rPr>
          <w:rFonts w:ascii="Arial" w:hAnsi="Arial" w:cs="Arial"/>
        </w:rPr>
      </w:pPr>
      <w:r w:rsidRPr="00597222">
        <w:rPr>
          <w:rFonts w:ascii="Arial" w:hAnsi="Arial" w:cs="Arial"/>
        </w:rPr>
        <w:t xml:space="preserve">Reformule este texto, de forma técnica, profissional, que seja muito abrangente, preciso que a pergunta do </w:t>
      </w:r>
      <w:r w:rsidRPr="00597222">
        <w:rPr>
          <w:rFonts w:ascii="Arial" w:hAnsi="Arial" w:cs="Arial"/>
          <w:b/>
          <w:bCs/>
          <w:highlight w:val="yellow"/>
        </w:rPr>
        <w:t>[novo texto criado]</w:t>
      </w:r>
      <w:r w:rsidRPr="00597222">
        <w:rPr>
          <w:rFonts w:ascii="Arial" w:hAnsi="Arial" w:cs="Arial"/>
        </w:rPr>
        <w:t xml:space="preserve">, sempre traga informações concretas, onde possamos obter o máximo de conteúdo informativo, conteúdo técnico, profissional, acadêmico, onde eu posso aplicar estes conceitos do </w:t>
      </w:r>
      <w:r w:rsidRPr="00597222">
        <w:rPr>
          <w:rFonts w:ascii="Arial" w:hAnsi="Arial" w:cs="Arial"/>
          <w:b/>
          <w:bCs/>
        </w:rPr>
        <w:t>[novo texto criado]</w:t>
      </w:r>
      <w:r w:rsidRPr="00597222">
        <w:rPr>
          <w:rFonts w:ascii="Arial" w:hAnsi="Arial" w:cs="Arial"/>
        </w:rPr>
        <w:t xml:space="preserve">, perguntas em várias áreas de desenvolvimento profissional, técnico, muito importante, sempre lembrando que estamos usando este </w:t>
      </w:r>
      <w:r w:rsidRPr="00597222">
        <w:rPr>
          <w:rFonts w:ascii="Arial" w:hAnsi="Arial" w:cs="Arial"/>
          <w:b/>
          <w:bCs/>
        </w:rPr>
        <w:t>[novo texto criado]</w:t>
      </w:r>
      <w:r w:rsidRPr="00597222">
        <w:rPr>
          <w:rFonts w:ascii="Arial" w:hAnsi="Arial" w:cs="Arial"/>
        </w:rPr>
        <w:t xml:space="preserve"> será usado na área de </w:t>
      </w:r>
      <w:r w:rsidRPr="00597222">
        <w:rPr>
          <w:rFonts w:ascii="Arial" w:hAnsi="Arial" w:cs="Arial"/>
          <w:b/>
          <w:bCs/>
        </w:rPr>
        <w:t>[desenvolvimento</w:t>
      </w:r>
      <w:r w:rsidR="00FF6188" w:rsidRPr="00597222">
        <w:rPr>
          <w:rFonts w:ascii="Arial" w:hAnsi="Arial" w:cs="Arial"/>
          <w:b/>
          <w:bCs/>
        </w:rPr>
        <w:t xml:space="preserve"> </w:t>
      </w:r>
      <w:r w:rsidRPr="00597222">
        <w:rPr>
          <w:rFonts w:ascii="Arial" w:hAnsi="Arial" w:cs="Arial"/>
          <w:b/>
          <w:bCs/>
        </w:rPr>
        <w:t>tecnológico</w:t>
      </w:r>
      <w:r w:rsidR="00FF6188" w:rsidRPr="00597222">
        <w:rPr>
          <w:rFonts w:ascii="Arial" w:hAnsi="Arial" w:cs="Arial"/>
          <w:b/>
          <w:bCs/>
        </w:rPr>
        <w:t xml:space="preserve"> para criação </w:t>
      </w:r>
      <w:r w:rsidR="00BB13B3" w:rsidRPr="00597222">
        <w:rPr>
          <w:rFonts w:ascii="Arial" w:hAnsi="Arial" w:cs="Arial"/>
          <w:b/>
          <w:bCs/>
        </w:rPr>
        <w:t>de um aplicativo de gerenciamento</w:t>
      </w:r>
      <w:r w:rsidR="00D6579E" w:rsidRPr="00597222">
        <w:rPr>
          <w:rFonts w:ascii="Arial" w:hAnsi="Arial" w:cs="Arial"/>
          <w:b/>
          <w:bCs/>
        </w:rPr>
        <w:t>, conforme descrito a seguir</w:t>
      </w:r>
      <w:r w:rsidRPr="00597222">
        <w:rPr>
          <w:rFonts w:ascii="Arial" w:hAnsi="Arial" w:cs="Arial"/>
          <w:b/>
          <w:bCs/>
        </w:rPr>
        <w:t>]</w:t>
      </w:r>
      <w:r w:rsidRPr="00597222">
        <w:rPr>
          <w:rFonts w:ascii="Arial" w:hAnsi="Arial" w:cs="Arial"/>
        </w:rPr>
        <w:t>:</w:t>
      </w:r>
    </w:p>
    <w:p w14:paraId="289B8AE9" w14:textId="77777777" w:rsidR="00700280" w:rsidRPr="00597222" w:rsidRDefault="00700280" w:rsidP="006E312D">
      <w:pPr>
        <w:spacing w:after="0" w:line="240" w:lineRule="auto"/>
        <w:jc w:val="both"/>
        <w:rPr>
          <w:rFonts w:ascii="Arial" w:hAnsi="Arial" w:cs="Arial"/>
        </w:rPr>
      </w:pPr>
    </w:p>
    <w:p w14:paraId="5E63B50E" w14:textId="2735D13A" w:rsidR="00567B48" w:rsidRPr="00597222" w:rsidRDefault="00567B48" w:rsidP="00873D77">
      <w:pPr>
        <w:spacing w:after="0" w:line="240" w:lineRule="auto"/>
        <w:jc w:val="both"/>
        <w:rPr>
          <w:rFonts w:ascii="Arial" w:hAnsi="Arial" w:cs="Arial"/>
        </w:rPr>
      </w:pPr>
      <w:r w:rsidRPr="00597222">
        <w:rPr>
          <w:rFonts w:ascii="Arial" w:hAnsi="Arial" w:cs="Arial"/>
        </w:rPr>
        <w:t>Nome do APP: {"</w:t>
      </w:r>
      <w:r w:rsidR="001E5F2F" w:rsidRPr="00597222">
        <w:rPr>
          <w:rFonts w:ascii="Arial" w:hAnsi="Arial" w:cs="Arial"/>
        </w:rPr>
        <w:t>SaúdeCicloDaVida</w:t>
      </w:r>
      <w:r w:rsidRPr="00597222">
        <w:rPr>
          <w:rFonts w:ascii="Arial" w:hAnsi="Arial" w:cs="Arial"/>
        </w:rPr>
        <w:t>"}</w:t>
      </w:r>
    </w:p>
    <w:p w14:paraId="6FC8F114" w14:textId="1ECA9FDD" w:rsidR="002C18E3" w:rsidRPr="00597222" w:rsidRDefault="002C18E3" w:rsidP="00873D77">
      <w:pPr>
        <w:spacing w:after="0" w:line="240" w:lineRule="auto"/>
        <w:jc w:val="both"/>
        <w:rPr>
          <w:rFonts w:ascii="Arial" w:hAnsi="Arial" w:cs="Arial"/>
        </w:rPr>
      </w:pPr>
      <w:r w:rsidRPr="00597222">
        <w:rPr>
          <w:rFonts w:ascii="Arial" w:hAnsi="Arial" w:cs="Arial"/>
        </w:rPr>
        <w:t>Cadastro único por individuo, na hora de baixar o app.</w:t>
      </w:r>
    </w:p>
    <w:p w14:paraId="72FFE801" w14:textId="7A269BEF" w:rsidR="0004540C" w:rsidRPr="00597222" w:rsidRDefault="0004540C" w:rsidP="0004540C">
      <w:pPr>
        <w:spacing w:after="0" w:line="240" w:lineRule="auto"/>
        <w:jc w:val="both"/>
        <w:rPr>
          <w:rFonts w:ascii="Arial" w:hAnsi="Arial" w:cs="Arial"/>
        </w:rPr>
      </w:pPr>
      <w:r w:rsidRPr="00597222">
        <w:rPr>
          <w:rFonts w:ascii="Arial" w:hAnsi="Arial" w:cs="Arial"/>
        </w:rPr>
        <w:t>Com base no meu perfil (Idade, peso, altura, nas minhas</w:t>
      </w:r>
      <w:r w:rsidR="00B719A1" w:rsidRPr="00597222">
        <w:rPr>
          <w:rFonts w:ascii="Arial" w:hAnsi="Arial" w:cs="Arial"/>
        </w:rPr>
        <w:t xml:space="preserve"> morbidades médicas</w:t>
      </w:r>
      <w:r w:rsidR="00AB5AD4" w:rsidRPr="00597222">
        <w:rPr>
          <w:rFonts w:ascii="Arial" w:hAnsi="Arial" w:cs="Arial"/>
        </w:rPr>
        <w:t>), criar este app.</w:t>
      </w:r>
      <w:r w:rsidRPr="00597222">
        <w:rPr>
          <w:rFonts w:ascii="Arial" w:hAnsi="Arial" w:cs="Arial"/>
        </w:rPr>
        <w:t xml:space="preserve"> </w:t>
      </w:r>
    </w:p>
    <w:p w14:paraId="2E64FB0D" w14:textId="77777777" w:rsidR="0004540C" w:rsidRPr="00597222" w:rsidRDefault="0004540C" w:rsidP="00873D77">
      <w:pPr>
        <w:spacing w:after="0" w:line="240" w:lineRule="auto"/>
        <w:jc w:val="both"/>
        <w:rPr>
          <w:rFonts w:ascii="Arial" w:hAnsi="Arial" w:cs="Arial"/>
        </w:rPr>
      </w:pPr>
    </w:p>
    <w:p w14:paraId="60ED5427" w14:textId="5CCBD3AA" w:rsidR="000E04C7" w:rsidRPr="00597222" w:rsidRDefault="005F6F0E" w:rsidP="00873D77">
      <w:pPr>
        <w:spacing w:after="0" w:line="240" w:lineRule="auto"/>
        <w:jc w:val="both"/>
        <w:rPr>
          <w:rFonts w:ascii="Arial" w:hAnsi="Arial" w:cs="Arial"/>
        </w:rPr>
      </w:pPr>
      <w:r w:rsidRPr="00597222">
        <w:rPr>
          <w:rFonts w:ascii="Arial" w:hAnsi="Arial" w:cs="Arial"/>
        </w:rPr>
        <w:t>Agenda</w:t>
      </w:r>
      <w:r w:rsidR="00D00288" w:rsidRPr="00597222">
        <w:rPr>
          <w:rFonts w:ascii="Arial" w:hAnsi="Arial" w:cs="Arial"/>
        </w:rPr>
        <w:t xml:space="preserve"> </w:t>
      </w:r>
      <w:r w:rsidR="004E1851" w:rsidRPr="00597222">
        <w:rPr>
          <w:rFonts w:ascii="Arial" w:hAnsi="Arial" w:cs="Arial"/>
        </w:rPr>
        <w:t xml:space="preserve">Remédios, </w:t>
      </w:r>
      <w:r w:rsidR="00AC40AA" w:rsidRPr="00597222">
        <w:rPr>
          <w:rFonts w:ascii="Arial" w:hAnsi="Arial" w:cs="Arial"/>
        </w:rPr>
        <w:t>c</w:t>
      </w:r>
      <w:r w:rsidRPr="00597222">
        <w:rPr>
          <w:rFonts w:ascii="Arial" w:hAnsi="Arial" w:cs="Arial"/>
        </w:rPr>
        <w:t>om os horários de tomar medicamento</w:t>
      </w:r>
      <w:r w:rsidR="00D85139" w:rsidRPr="00597222">
        <w:rPr>
          <w:rFonts w:ascii="Arial" w:hAnsi="Arial" w:cs="Arial"/>
        </w:rPr>
        <w:t>, {</w:t>
      </w:r>
      <w:r w:rsidR="006C0A9C" w:rsidRPr="00597222">
        <w:rPr>
          <w:rFonts w:ascii="Arial" w:hAnsi="Arial" w:cs="Arial"/>
        </w:rPr>
        <w:t>“</w:t>
      </w:r>
      <w:r w:rsidR="00D85139" w:rsidRPr="00597222">
        <w:rPr>
          <w:rFonts w:ascii="Arial" w:hAnsi="Arial" w:cs="Arial"/>
        </w:rPr>
        <w:t>mostrar agendamento diário, semanal, mensal, anual</w:t>
      </w:r>
      <w:r w:rsidR="006C0A9C" w:rsidRPr="00597222">
        <w:rPr>
          <w:rFonts w:ascii="Arial" w:hAnsi="Arial" w:cs="Arial"/>
        </w:rPr>
        <w:t>”}</w:t>
      </w:r>
      <w:r w:rsidR="00AC40AA" w:rsidRPr="00597222">
        <w:rPr>
          <w:rFonts w:ascii="Arial" w:hAnsi="Arial" w:cs="Arial"/>
        </w:rPr>
        <w:t>, cadastro dos medicamentos e suas dosagens</w:t>
      </w:r>
      <w:r w:rsidR="0098484E" w:rsidRPr="00597222">
        <w:rPr>
          <w:rFonts w:ascii="Arial" w:hAnsi="Arial" w:cs="Arial"/>
        </w:rPr>
        <w:t>.</w:t>
      </w:r>
    </w:p>
    <w:p w14:paraId="56BFECC4" w14:textId="77777777" w:rsidR="00AA47A4" w:rsidRPr="00597222" w:rsidRDefault="00AA47A4" w:rsidP="0098484E">
      <w:pPr>
        <w:spacing w:after="0" w:line="240" w:lineRule="auto"/>
        <w:jc w:val="both"/>
        <w:rPr>
          <w:rFonts w:ascii="Arial" w:hAnsi="Arial" w:cs="Arial"/>
        </w:rPr>
      </w:pPr>
    </w:p>
    <w:p w14:paraId="4801CC52" w14:textId="48026738" w:rsidR="0098484E" w:rsidRPr="00597222" w:rsidRDefault="0098484E" w:rsidP="0098484E">
      <w:pPr>
        <w:spacing w:after="0" w:line="240" w:lineRule="auto"/>
        <w:jc w:val="both"/>
        <w:rPr>
          <w:rFonts w:ascii="Arial" w:hAnsi="Arial" w:cs="Arial"/>
        </w:rPr>
      </w:pPr>
      <w:r w:rsidRPr="00597222">
        <w:rPr>
          <w:rFonts w:ascii="Arial" w:hAnsi="Arial" w:cs="Arial"/>
        </w:rPr>
        <w:t>Agenda</w:t>
      </w:r>
      <w:r w:rsidR="004E1851" w:rsidRPr="00597222">
        <w:rPr>
          <w:rFonts w:ascii="Arial" w:hAnsi="Arial" w:cs="Arial"/>
        </w:rPr>
        <w:t xml:space="preserve"> Consultas, c</w:t>
      </w:r>
      <w:r w:rsidRPr="00597222">
        <w:rPr>
          <w:rFonts w:ascii="Arial" w:hAnsi="Arial" w:cs="Arial"/>
        </w:rPr>
        <w:t>om dia, horário, consulta médica, nome do médico, especialidade (Endereço</w:t>
      </w:r>
      <w:r w:rsidR="009C012B" w:rsidRPr="00597222">
        <w:rPr>
          <w:rFonts w:ascii="Arial" w:hAnsi="Arial" w:cs="Arial"/>
        </w:rPr>
        <w:t xml:space="preserve"> da </w:t>
      </w:r>
      <w:r w:rsidR="008219D3" w:rsidRPr="00597222">
        <w:rPr>
          <w:rFonts w:ascii="Arial" w:hAnsi="Arial" w:cs="Arial"/>
        </w:rPr>
        <w:t>clínica</w:t>
      </w:r>
      <w:r w:rsidR="009C012B" w:rsidRPr="00597222">
        <w:rPr>
          <w:rFonts w:ascii="Arial" w:hAnsi="Arial" w:cs="Arial"/>
        </w:rPr>
        <w:t>,</w:t>
      </w:r>
      <w:r w:rsidR="008219D3" w:rsidRPr="00597222">
        <w:rPr>
          <w:rFonts w:ascii="Arial" w:hAnsi="Arial" w:cs="Arial"/>
        </w:rPr>
        <w:t xml:space="preserve"> posto de saúde, </w:t>
      </w:r>
      <w:r w:rsidR="009C012B" w:rsidRPr="00597222">
        <w:rPr>
          <w:rFonts w:ascii="Arial" w:hAnsi="Arial" w:cs="Arial"/>
        </w:rPr>
        <w:t>hospital</w:t>
      </w:r>
      <w:r w:rsidR="00AA47A4" w:rsidRPr="00597222">
        <w:rPr>
          <w:rFonts w:ascii="Arial" w:hAnsi="Arial" w:cs="Arial"/>
        </w:rPr>
        <w:t xml:space="preserve"> e prontos socorros c</w:t>
      </w:r>
      <w:r w:rsidRPr="00597222">
        <w:rPr>
          <w:rFonts w:ascii="Arial" w:hAnsi="Arial" w:cs="Arial"/>
        </w:rPr>
        <w:t>om geolocalização), {“mostrar agendamento diário, semanal, mensal, anual”}</w:t>
      </w:r>
      <w:r w:rsidR="00697B98" w:rsidRPr="00597222">
        <w:rPr>
          <w:rFonts w:ascii="Arial" w:hAnsi="Arial" w:cs="Arial"/>
        </w:rPr>
        <w:t>.</w:t>
      </w:r>
    </w:p>
    <w:p w14:paraId="06F6029F" w14:textId="77777777" w:rsidR="0098484E" w:rsidRPr="00597222" w:rsidRDefault="0098484E" w:rsidP="00873D77">
      <w:pPr>
        <w:spacing w:after="0" w:line="240" w:lineRule="auto"/>
        <w:jc w:val="both"/>
        <w:rPr>
          <w:rFonts w:ascii="Arial" w:hAnsi="Arial" w:cs="Arial"/>
        </w:rPr>
      </w:pPr>
    </w:p>
    <w:p w14:paraId="69D51218" w14:textId="1085E39F" w:rsidR="0098484E" w:rsidRPr="00597222" w:rsidRDefault="005F6F0E" w:rsidP="0098484E">
      <w:pPr>
        <w:spacing w:after="0" w:line="240" w:lineRule="auto"/>
        <w:jc w:val="both"/>
        <w:rPr>
          <w:rFonts w:ascii="Arial" w:hAnsi="Arial" w:cs="Arial"/>
        </w:rPr>
      </w:pPr>
      <w:r w:rsidRPr="00597222">
        <w:rPr>
          <w:rFonts w:ascii="Arial" w:hAnsi="Arial" w:cs="Arial"/>
        </w:rPr>
        <w:t xml:space="preserve">Agenda com </w:t>
      </w:r>
      <w:r w:rsidR="000E04C7" w:rsidRPr="00597222">
        <w:rPr>
          <w:rFonts w:ascii="Arial" w:hAnsi="Arial" w:cs="Arial"/>
        </w:rPr>
        <w:t>d</w:t>
      </w:r>
      <w:r w:rsidRPr="00597222">
        <w:rPr>
          <w:rFonts w:ascii="Arial" w:hAnsi="Arial" w:cs="Arial"/>
        </w:rPr>
        <w:t>ia, horário, consulta médica, nome do médico</w:t>
      </w:r>
      <w:r w:rsidR="00202FF4" w:rsidRPr="00597222">
        <w:rPr>
          <w:rFonts w:ascii="Arial" w:hAnsi="Arial" w:cs="Arial"/>
        </w:rPr>
        <w:t xml:space="preserve">, </w:t>
      </w:r>
      <w:r w:rsidRPr="00597222">
        <w:rPr>
          <w:rFonts w:ascii="Arial" w:hAnsi="Arial" w:cs="Arial"/>
        </w:rPr>
        <w:t>especialidade</w:t>
      </w:r>
      <w:r w:rsidR="00EB34A6" w:rsidRPr="00597222">
        <w:rPr>
          <w:rFonts w:ascii="Arial" w:hAnsi="Arial" w:cs="Arial"/>
        </w:rPr>
        <w:t xml:space="preserve"> </w:t>
      </w:r>
      <w:r w:rsidR="006C0A9C" w:rsidRPr="00597222">
        <w:rPr>
          <w:rFonts w:ascii="Arial" w:hAnsi="Arial" w:cs="Arial"/>
        </w:rPr>
        <w:t>(</w:t>
      </w:r>
      <w:r w:rsidR="00F54899" w:rsidRPr="00597222">
        <w:rPr>
          <w:rFonts w:ascii="Arial" w:hAnsi="Arial" w:cs="Arial"/>
        </w:rPr>
        <w:t>Endereço com geolocalização</w:t>
      </w:r>
      <w:r w:rsidR="006C0A9C" w:rsidRPr="00597222">
        <w:rPr>
          <w:rFonts w:ascii="Arial" w:hAnsi="Arial" w:cs="Arial"/>
        </w:rPr>
        <w:t>)</w:t>
      </w:r>
      <w:r w:rsidR="0098484E" w:rsidRPr="00597222">
        <w:rPr>
          <w:rFonts w:ascii="Arial" w:hAnsi="Arial" w:cs="Arial"/>
        </w:rPr>
        <w:t>, {“mostrar agendamento diário, semanal, mensal, anual”};</w:t>
      </w:r>
    </w:p>
    <w:p w14:paraId="63FD2A67" w14:textId="77777777" w:rsidR="00D00288" w:rsidRPr="00597222" w:rsidRDefault="00D00288" w:rsidP="00D00288">
      <w:pPr>
        <w:spacing w:after="0" w:line="240" w:lineRule="auto"/>
        <w:jc w:val="both"/>
        <w:rPr>
          <w:rFonts w:ascii="Arial" w:hAnsi="Arial" w:cs="Arial"/>
        </w:rPr>
      </w:pPr>
      <w:r w:rsidRPr="00597222">
        <w:rPr>
          <w:rFonts w:ascii="Arial" w:hAnsi="Arial" w:cs="Arial"/>
        </w:rPr>
        <w:t>Botão com localização {“posto de saúde, hospital e prontos socorros, farmácias mais próximas com geolocalização), no momento de utilização do app.</w:t>
      </w:r>
    </w:p>
    <w:p w14:paraId="0BD40D58" w14:textId="77777777" w:rsidR="001910F3" w:rsidRPr="00597222" w:rsidRDefault="00D00288" w:rsidP="00873D77">
      <w:pPr>
        <w:spacing w:after="0" w:line="240" w:lineRule="auto"/>
        <w:jc w:val="both"/>
        <w:rPr>
          <w:rFonts w:ascii="Arial" w:hAnsi="Arial" w:cs="Arial"/>
        </w:rPr>
      </w:pPr>
      <w:r w:rsidRPr="00597222">
        <w:rPr>
          <w:rFonts w:ascii="Arial" w:hAnsi="Arial" w:cs="Arial"/>
        </w:rPr>
        <w:t>Local no app para ao cumprir o agendamento marcar como ok;</w:t>
      </w:r>
    </w:p>
    <w:p w14:paraId="5590B01C" w14:textId="77777777" w:rsidR="001910F3" w:rsidRPr="00597222" w:rsidRDefault="001910F3" w:rsidP="00873D77">
      <w:pPr>
        <w:spacing w:after="0" w:line="240" w:lineRule="auto"/>
        <w:jc w:val="both"/>
        <w:rPr>
          <w:rFonts w:ascii="Arial" w:hAnsi="Arial" w:cs="Arial"/>
        </w:rPr>
      </w:pPr>
    </w:p>
    <w:p w14:paraId="2A4FF9E3" w14:textId="68F60281" w:rsidR="00945643" w:rsidRPr="00597222" w:rsidRDefault="00945643" w:rsidP="00873D77">
      <w:pPr>
        <w:spacing w:after="0" w:line="240" w:lineRule="auto"/>
        <w:jc w:val="both"/>
        <w:rPr>
          <w:rFonts w:ascii="Arial" w:hAnsi="Arial" w:cs="Arial"/>
        </w:rPr>
      </w:pPr>
      <w:r w:rsidRPr="00597222">
        <w:rPr>
          <w:rFonts w:ascii="Arial" w:hAnsi="Arial" w:cs="Arial"/>
        </w:rPr>
        <w:t xml:space="preserve">Botão de pânico com envio de mensagem por </w:t>
      </w:r>
      <w:r w:rsidR="001910F3" w:rsidRPr="00597222">
        <w:rPr>
          <w:rFonts w:ascii="Arial" w:hAnsi="Arial" w:cs="Arial"/>
        </w:rPr>
        <w:t>mensagem SMS</w:t>
      </w:r>
      <w:r w:rsidR="0004540C" w:rsidRPr="00597222">
        <w:rPr>
          <w:rFonts w:ascii="Arial" w:hAnsi="Arial" w:cs="Arial"/>
        </w:rPr>
        <w:t xml:space="preserve">, WhatsApp </w:t>
      </w:r>
      <w:r w:rsidR="001910F3" w:rsidRPr="00597222">
        <w:rPr>
          <w:rFonts w:ascii="Arial" w:hAnsi="Arial" w:cs="Arial"/>
        </w:rPr>
        <w:t>e/ou notificação para contatos de emergência previamente cadastrados, informando a localização em tempo real do usuário. Esse recurso é essencial para situações de risco, como emergências médicas ou quedas, garantindo uma resposta rápida e eficiente</w:t>
      </w:r>
      <w:r w:rsidR="0004540C" w:rsidRPr="00597222">
        <w:rPr>
          <w:rFonts w:ascii="Arial" w:hAnsi="Arial" w:cs="Arial"/>
        </w:rPr>
        <w:t xml:space="preserve">. </w:t>
      </w:r>
      <w:r w:rsidR="005F6F0E" w:rsidRPr="00597222">
        <w:rPr>
          <w:rFonts w:ascii="Arial" w:hAnsi="Arial" w:cs="Arial"/>
        </w:rPr>
        <w:t>Dar alerta das minhas agendas</w:t>
      </w:r>
      <w:r w:rsidR="004E1851" w:rsidRPr="00597222">
        <w:rPr>
          <w:rFonts w:ascii="Arial" w:hAnsi="Arial" w:cs="Arial"/>
        </w:rPr>
        <w:t xml:space="preserve"> {“Agenda Consultas”</w:t>
      </w:r>
      <w:ins w:id="0" w:author="Microsoft Word" w:date="2025-09-25T14:50:00Z" w16du:dateUtc="2025-09-25T17:50:00Z">
        <w:r w:rsidR="009950E2" w:rsidRPr="00597222">
          <w:rPr>
            <w:rFonts w:ascii="Arial" w:hAnsi="Arial" w:cs="Arial"/>
          </w:rPr>
          <w:t>}</w:t>
        </w:r>
      </w:ins>
      <w:r w:rsidR="0080348E" w:rsidRPr="00597222">
        <w:rPr>
          <w:rFonts w:ascii="Arial" w:hAnsi="Arial" w:cs="Arial"/>
        </w:rPr>
        <w:t xml:space="preserve">, </w:t>
      </w:r>
      <w:ins w:id="1" w:author="Microsoft Word" w:date="2025-09-25T14:50:00Z" w16du:dateUtc="2025-09-25T17:50:00Z">
        <w:r w:rsidR="009950E2" w:rsidRPr="00597222">
          <w:rPr>
            <w:rFonts w:ascii="Arial" w:hAnsi="Arial" w:cs="Arial"/>
          </w:rPr>
          <w:t>{“</w:t>
        </w:r>
        <w:proofErr w:type="spellStart"/>
        <w:r w:rsidR="009950E2" w:rsidRPr="00597222">
          <w:rPr>
            <w:rFonts w:ascii="Arial" w:hAnsi="Arial" w:cs="Arial"/>
          </w:rPr>
          <w:t>AgendaRemédios</w:t>
        </w:r>
        <w:proofErr w:type="spellEnd"/>
        <w:r w:rsidR="00FC67A6" w:rsidRPr="00597222">
          <w:rPr>
            <w:rFonts w:ascii="Arial" w:hAnsi="Arial" w:cs="Arial"/>
          </w:rPr>
          <w:t>”}</w:t>
        </w:r>
      </w:ins>
      <w:r w:rsidR="0004540C" w:rsidRPr="00597222">
        <w:rPr>
          <w:rFonts w:ascii="Arial" w:hAnsi="Arial" w:cs="Arial"/>
        </w:rPr>
        <w:t xml:space="preserve">, </w:t>
      </w:r>
      <w:r w:rsidR="005F6F0E" w:rsidRPr="00597222">
        <w:rPr>
          <w:rFonts w:ascii="Arial" w:hAnsi="Arial" w:cs="Arial"/>
        </w:rPr>
        <w:t>em meu whatsapp</w:t>
      </w:r>
      <w:r w:rsidR="00FC67A6" w:rsidRPr="00597222">
        <w:rPr>
          <w:rFonts w:ascii="Arial" w:hAnsi="Arial" w:cs="Arial"/>
        </w:rPr>
        <w:t xml:space="preserve"> </w:t>
      </w:r>
      <w:ins w:id="2" w:author="Microsoft Word" w:date="2025-09-25T14:50:00Z" w16du:dateUtc="2025-09-25T17:50:00Z">
        <w:r w:rsidR="00FC67A6" w:rsidRPr="00597222">
          <w:rPr>
            <w:rFonts w:ascii="Arial" w:hAnsi="Arial" w:cs="Arial"/>
          </w:rPr>
          <w:t>de outras pessoas</w:t>
        </w:r>
      </w:ins>
      <w:r w:rsidR="0004540C" w:rsidRPr="00597222">
        <w:rPr>
          <w:rFonts w:ascii="Arial" w:hAnsi="Arial" w:cs="Arial"/>
        </w:rPr>
        <w:t>.</w:t>
      </w:r>
    </w:p>
    <w:p w14:paraId="7752F238" w14:textId="77777777" w:rsidR="003D3643" w:rsidRPr="00597222" w:rsidRDefault="003D3643" w:rsidP="00873D77">
      <w:pPr>
        <w:spacing w:after="0" w:line="240" w:lineRule="auto"/>
        <w:jc w:val="both"/>
        <w:rPr>
          <w:rFonts w:ascii="Arial" w:hAnsi="Arial" w:cs="Arial"/>
        </w:rPr>
      </w:pPr>
    </w:p>
    <w:p w14:paraId="59A9FC61" w14:textId="595439CD" w:rsidR="003D3643" w:rsidRPr="00597222" w:rsidRDefault="003D3643" w:rsidP="00873D77">
      <w:pPr>
        <w:spacing w:after="0" w:line="240" w:lineRule="auto"/>
        <w:jc w:val="both"/>
        <w:rPr>
          <w:rFonts w:ascii="Arial" w:hAnsi="Arial" w:cs="Arial"/>
        </w:rPr>
      </w:pPr>
      <w:r w:rsidRPr="00597222">
        <w:rPr>
          <w:rFonts w:ascii="Arial" w:hAnsi="Arial" w:cs="Arial"/>
        </w:rPr>
        <w:t>==============================================================================</w:t>
      </w:r>
    </w:p>
    <w:p w14:paraId="4245658C" w14:textId="77777777" w:rsidR="000231FD" w:rsidRPr="00597222" w:rsidRDefault="000231FD" w:rsidP="00873D77">
      <w:pPr>
        <w:spacing w:after="0" w:line="240" w:lineRule="auto"/>
        <w:jc w:val="both"/>
        <w:rPr>
          <w:rFonts w:ascii="Arial" w:hAnsi="Arial" w:cs="Arial"/>
        </w:rPr>
      </w:pPr>
    </w:p>
    <w:p w14:paraId="05E1C546" w14:textId="1B9F01C5" w:rsidR="00030C51" w:rsidRPr="00597222" w:rsidRDefault="00030C51" w:rsidP="00873D77">
      <w:pPr>
        <w:spacing w:after="0" w:line="240" w:lineRule="auto"/>
        <w:jc w:val="both"/>
        <w:rPr>
          <w:rFonts w:ascii="Arial" w:hAnsi="Arial" w:cs="Arial"/>
          <w:b/>
          <w:bCs/>
        </w:rPr>
      </w:pPr>
      <w:r w:rsidRPr="00597222">
        <w:rPr>
          <w:rFonts w:ascii="Arial" w:hAnsi="Arial" w:cs="Arial"/>
          <w:b/>
          <w:bCs/>
          <w:highlight w:val="yellow"/>
        </w:rPr>
        <w:t>COPILOT</w:t>
      </w:r>
    </w:p>
    <w:p w14:paraId="09D1C59E" w14:textId="15C291B4" w:rsidR="00030C51" w:rsidRPr="00597222" w:rsidRDefault="00030C51" w:rsidP="00030C51">
      <w:pPr>
        <w:spacing w:after="0" w:line="240" w:lineRule="auto"/>
        <w:jc w:val="both"/>
        <w:rPr>
          <w:rFonts w:ascii="Arial" w:hAnsi="Arial" w:cs="Arial"/>
          <w:b/>
          <w:bCs/>
        </w:rPr>
      </w:pPr>
      <w:r w:rsidRPr="00597222">
        <w:rPr>
          <w:rFonts w:ascii="Segoe UI Emoji" w:hAnsi="Segoe UI Emoji" w:cs="Segoe UI Emoji"/>
          <w:b/>
          <w:bCs/>
        </w:rPr>
        <w:t>📱</w:t>
      </w:r>
      <w:r w:rsidRPr="00597222">
        <w:rPr>
          <w:rFonts w:ascii="Arial" w:hAnsi="Arial" w:cs="Arial"/>
          <w:b/>
          <w:bCs/>
        </w:rPr>
        <w:t xml:space="preserve"> Especificação Técnica e Funcional para o Desenvolvimento do Aplicativo “</w:t>
      </w:r>
      <w:r w:rsidR="001E5F2F" w:rsidRPr="00597222">
        <w:rPr>
          <w:rFonts w:ascii="Arial" w:hAnsi="Arial" w:cs="Arial"/>
          <w:b/>
          <w:bCs/>
        </w:rPr>
        <w:t>SaúdeCicloDaVida</w:t>
      </w:r>
      <w:r w:rsidRPr="00597222">
        <w:rPr>
          <w:rFonts w:ascii="Arial" w:hAnsi="Arial" w:cs="Arial"/>
          <w:b/>
          <w:bCs/>
        </w:rPr>
        <w:t>”</w:t>
      </w:r>
    </w:p>
    <w:p w14:paraId="4F96F46C" w14:textId="77777777" w:rsidR="00030C51" w:rsidRPr="00597222" w:rsidRDefault="00030C51" w:rsidP="00030C51">
      <w:pPr>
        <w:spacing w:after="0" w:line="240" w:lineRule="auto"/>
        <w:jc w:val="both"/>
        <w:rPr>
          <w:rFonts w:ascii="Arial" w:hAnsi="Arial" w:cs="Arial"/>
          <w:b/>
          <w:bCs/>
        </w:rPr>
      </w:pPr>
      <w:r w:rsidRPr="00597222">
        <w:rPr>
          <w:rFonts w:ascii="Arial" w:hAnsi="Arial" w:cs="Arial"/>
          <w:b/>
          <w:bCs/>
        </w:rPr>
        <w:t xml:space="preserve">1. </w:t>
      </w:r>
      <w:r w:rsidRPr="00597222">
        <w:rPr>
          <w:rFonts w:ascii="Segoe UI Emoji" w:hAnsi="Segoe UI Emoji" w:cs="Segoe UI Emoji"/>
          <w:b/>
          <w:bCs/>
        </w:rPr>
        <w:t>🔐</w:t>
      </w:r>
      <w:r w:rsidRPr="00597222">
        <w:rPr>
          <w:rFonts w:ascii="Arial" w:hAnsi="Arial" w:cs="Arial"/>
          <w:b/>
          <w:bCs/>
        </w:rPr>
        <w:t xml:space="preserve"> Cadastro Individual e Perfil Clínico</w:t>
      </w:r>
    </w:p>
    <w:p w14:paraId="6D2BABA6"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Objetivo:</w:t>
      </w:r>
      <w:r w:rsidRPr="00597222">
        <w:rPr>
          <w:rFonts w:ascii="Arial" w:hAnsi="Arial" w:cs="Arial"/>
        </w:rPr>
        <w:t xml:space="preserve"> Implementar um sistema de registro único por usuário no momento da instalação do aplicativo, com coleta de dados biométricos e clínicos essenciais.</w:t>
      </w:r>
    </w:p>
    <w:p w14:paraId="3F64E608"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Dados obrigatórios:</w:t>
      </w:r>
    </w:p>
    <w:p w14:paraId="1CD99BF2" w14:textId="77777777" w:rsidR="00030C51" w:rsidRPr="00597222" w:rsidRDefault="00030C51" w:rsidP="00030C51">
      <w:pPr>
        <w:numPr>
          <w:ilvl w:val="0"/>
          <w:numId w:val="1"/>
        </w:numPr>
        <w:spacing w:after="0" w:line="240" w:lineRule="auto"/>
        <w:jc w:val="both"/>
        <w:rPr>
          <w:rFonts w:ascii="Arial" w:hAnsi="Arial" w:cs="Arial"/>
        </w:rPr>
      </w:pPr>
      <w:r w:rsidRPr="00597222">
        <w:rPr>
          <w:rFonts w:ascii="Arial" w:hAnsi="Arial" w:cs="Arial"/>
        </w:rPr>
        <w:t>Identificação pessoal (nome, CPF, e-mail, telefone)</w:t>
      </w:r>
    </w:p>
    <w:p w14:paraId="634060FD" w14:textId="77777777" w:rsidR="00030C51" w:rsidRPr="00597222" w:rsidRDefault="00030C51" w:rsidP="00030C51">
      <w:pPr>
        <w:numPr>
          <w:ilvl w:val="0"/>
          <w:numId w:val="1"/>
        </w:numPr>
        <w:spacing w:after="0" w:line="240" w:lineRule="auto"/>
        <w:jc w:val="both"/>
        <w:rPr>
          <w:rFonts w:ascii="Arial" w:hAnsi="Arial" w:cs="Arial"/>
        </w:rPr>
      </w:pPr>
      <w:r w:rsidRPr="00597222">
        <w:rPr>
          <w:rFonts w:ascii="Arial" w:hAnsi="Arial" w:cs="Arial"/>
        </w:rPr>
        <w:t>Dados antropométricos: idade, peso, altura</w:t>
      </w:r>
    </w:p>
    <w:p w14:paraId="37D5AE17" w14:textId="77777777" w:rsidR="00030C51" w:rsidRPr="00597222" w:rsidRDefault="00030C51" w:rsidP="00030C51">
      <w:pPr>
        <w:numPr>
          <w:ilvl w:val="0"/>
          <w:numId w:val="1"/>
        </w:numPr>
        <w:spacing w:after="0" w:line="240" w:lineRule="auto"/>
        <w:jc w:val="both"/>
        <w:rPr>
          <w:rFonts w:ascii="Arial" w:hAnsi="Arial" w:cs="Arial"/>
        </w:rPr>
      </w:pPr>
      <w:r w:rsidRPr="00597222">
        <w:rPr>
          <w:rFonts w:ascii="Arial" w:hAnsi="Arial" w:cs="Arial"/>
        </w:rPr>
        <w:t>Histórico clínico: morbidades preexistentes, alergias, restrições medicamentosas</w:t>
      </w:r>
    </w:p>
    <w:p w14:paraId="1B847C94"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Aplicabilidade técnica:</w:t>
      </w:r>
    </w:p>
    <w:p w14:paraId="44ABF389" w14:textId="77777777" w:rsidR="00030C51" w:rsidRPr="00597222" w:rsidRDefault="00030C51" w:rsidP="00030C51">
      <w:pPr>
        <w:numPr>
          <w:ilvl w:val="0"/>
          <w:numId w:val="2"/>
        </w:numPr>
        <w:spacing w:after="0" w:line="240" w:lineRule="auto"/>
        <w:jc w:val="both"/>
        <w:rPr>
          <w:rFonts w:ascii="Arial" w:hAnsi="Arial" w:cs="Arial"/>
        </w:rPr>
      </w:pPr>
      <w:r w:rsidRPr="00597222">
        <w:rPr>
          <w:rFonts w:ascii="Arial" w:hAnsi="Arial" w:cs="Arial"/>
        </w:rPr>
        <w:t>Criação de perfil personalizado para recomendação de rotinas de saúde</w:t>
      </w:r>
    </w:p>
    <w:p w14:paraId="13AAAA56" w14:textId="77777777" w:rsidR="00030C51" w:rsidRPr="00597222" w:rsidRDefault="00030C51" w:rsidP="00030C51">
      <w:pPr>
        <w:numPr>
          <w:ilvl w:val="0"/>
          <w:numId w:val="2"/>
        </w:numPr>
        <w:spacing w:after="0" w:line="240" w:lineRule="auto"/>
        <w:jc w:val="both"/>
        <w:rPr>
          <w:rFonts w:ascii="Arial" w:hAnsi="Arial" w:cs="Arial"/>
        </w:rPr>
      </w:pPr>
      <w:r w:rsidRPr="00597222">
        <w:rPr>
          <w:rFonts w:ascii="Arial" w:hAnsi="Arial" w:cs="Arial"/>
        </w:rPr>
        <w:t>Base para algoritmos de alerta, priorização de atendimentos e notificações inteligentes</w:t>
      </w:r>
    </w:p>
    <w:p w14:paraId="1555575F" w14:textId="77777777" w:rsidR="00030C51" w:rsidRPr="00597222" w:rsidRDefault="00030C51" w:rsidP="00030C51">
      <w:pPr>
        <w:numPr>
          <w:ilvl w:val="0"/>
          <w:numId w:val="2"/>
        </w:numPr>
        <w:spacing w:after="0" w:line="240" w:lineRule="auto"/>
        <w:jc w:val="both"/>
        <w:rPr>
          <w:rFonts w:ascii="Arial" w:hAnsi="Arial" w:cs="Arial"/>
        </w:rPr>
      </w:pPr>
      <w:r w:rsidRPr="00597222">
        <w:rPr>
          <w:rFonts w:ascii="Arial" w:hAnsi="Arial" w:cs="Arial"/>
        </w:rPr>
        <w:t>Integração com APIs de saúde pública e prontuários eletrônicos (FHIR, HL7)</w:t>
      </w:r>
    </w:p>
    <w:p w14:paraId="06059ED9" w14:textId="77777777" w:rsidR="00030C51" w:rsidRPr="00597222" w:rsidRDefault="00030C51" w:rsidP="00030C51">
      <w:pPr>
        <w:spacing w:after="0" w:line="240" w:lineRule="auto"/>
        <w:jc w:val="both"/>
        <w:rPr>
          <w:rFonts w:ascii="Arial" w:hAnsi="Arial" w:cs="Arial"/>
          <w:b/>
          <w:bCs/>
        </w:rPr>
      </w:pPr>
      <w:r w:rsidRPr="00597222">
        <w:rPr>
          <w:rFonts w:ascii="Arial" w:hAnsi="Arial" w:cs="Arial"/>
          <w:b/>
          <w:bCs/>
        </w:rPr>
        <w:t xml:space="preserve">2. </w:t>
      </w:r>
      <w:r w:rsidRPr="00597222">
        <w:rPr>
          <w:rFonts w:ascii="Segoe UI Emoji" w:hAnsi="Segoe UI Emoji" w:cs="Segoe UI Emoji"/>
          <w:b/>
          <w:bCs/>
        </w:rPr>
        <w:t>💊</w:t>
      </w:r>
      <w:r w:rsidRPr="00597222">
        <w:rPr>
          <w:rFonts w:ascii="Arial" w:hAnsi="Arial" w:cs="Arial"/>
          <w:b/>
          <w:bCs/>
        </w:rPr>
        <w:t xml:space="preserve"> Módulo de Gerenciamento de Medicamentos</w:t>
      </w:r>
    </w:p>
    <w:p w14:paraId="20AB9B50"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Funcionalidade:</w:t>
      </w:r>
      <w:r w:rsidRPr="00597222">
        <w:rPr>
          <w:rFonts w:ascii="Arial" w:hAnsi="Arial" w:cs="Arial"/>
        </w:rPr>
        <w:t xml:space="preserve"> Sistema de agendamento e controle de medicamentos com visualização temporal escalável.</w:t>
      </w:r>
    </w:p>
    <w:p w14:paraId="7272138B"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lastRenderedPageBreak/>
        <w:t>Recursos:</w:t>
      </w:r>
    </w:p>
    <w:p w14:paraId="1D64A047" w14:textId="77777777" w:rsidR="00030C51" w:rsidRPr="00597222" w:rsidRDefault="00030C51" w:rsidP="00030C51">
      <w:pPr>
        <w:numPr>
          <w:ilvl w:val="0"/>
          <w:numId w:val="3"/>
        </w:numPr>
        <w:spacing w:after="0" w:line="240" w:lineRule="auto"/>
        <w:jc w:val="both"/>
        <w:rPr>
          <w:rFonts w:ascii="Arial" w:hAnsi="Arial" w:cs="Arial"/>
        </w:rPr>
      </w:pPr>
      <w:r w:rsidRPr="00597222">
        <w:rPr>
          <w:rFonts w:ascii="Arial" w:hAnsi="Arial" w:cs="Arial"/>
        </w:rPr>
        <w:t>Cadastro de medicamentos com nome comercial, princípio ativo, dosagem, frequência e duração</w:t>
      </w:r>
    </w:p>
    <w:p w14:paraId="3865831C" w14:textId="77777777" w:rsidR="00030C51" w:rsidRPr="00597222" w:rsidRDefault="00030C51" w:rsidP="00030C51">
      <w:pPr>
        <w:numPr>
          <w:ilvl w:val="0"/>
          <w:numId w:val="3"/>
        </w:numPr>
        <w:spacing w:after="0" w:line="240" w:lineRule="auto"/>
        <w:jc w:val="both"/>
        <w:rPr>
          <w:rFonts w:ascii="Arial" w:hAnsi="Arial" w:cs="Arial"/>
        </w:rPr>
      </w:pPr>
      <w:r w:rsidRPr="00597222">
        <w:rPr>
          <w:rFonts w:ascii="Arial" w:hAnsi="Arial" w:cs="Arial"/>
        </w:rPr>
        <w:t>Visualização por períodos: diário, semanal, mensal e anual</w:t>
      </w:r>
    </w:p>
    <w:p w14:paraId="29638F4E" w14:textId="77777777" w:rsidR="00030C51" w:rsidRPr="00597222" w:rsidRDefault="00030C51" w:rsidP="00030C51">
      <w:pPr>
        <w:numPr>
          <w:ilvl w:val="0"/>
          <w:numId w:val="3"/>
        </w:numPr>
        <w:spacing w:after="0" w:line="240" w:lineRule="auto"/>
        <w:jc w:val="both"/>
        <w:rPr>
          <w:rFonts w:ascii="Arial" w:hAnsi="Arial" w:cs="Arial"/>
        </w:rPr>
      </w:pPr>
      <w:r w:rsidRPr="00597222">
        <w:rPr>
          <w:rFonts w:ascii="Arial" w:hAnsi="Arial" w:cs="Arial"/>
        </w:rPr>
        <w:t>Notificações inteligentes com base em horários e interações medicamentosas</w:t>
      </w:r>
    </w:p>
    <w:p w14:paraId="6B7D7DC6" w14:textId="77777777" w:rsidR="00030C51" w:rsidRPr="00597222" w:rsidRDefault="00030C51" w:rsidP="00030C51">
      <w:pPr>
        <w:numPr>
          <w:ilvl w:val="0"/>
          <w:numId w:val="3"/>
        </w:numPr>
        <w:spacing w:after="0" w:line="240" w:lineRule="auto"/>
        <w:jc w:val="both"/>
        <w:rPr>
          <w:rFonts w:ascii="Arial" w:hAnsi="Arial" w:cs="Arial"/>
        </w:rPr>
      </w:pPr>
      <w:r w:rsidRPr="00597222">
        <w:rPr>
          <w:rFonts w:ascii="Arial" w:hAnsi="Arial" w:cs="Arial"/>
        </w:rPr>
        <w:t>Confirmação de ingestão com registro de adesão terapêutica</w:t>
      </w:r>
    </w:p>
    <w:p w14:paraId="484EF7FC"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Aplicações profissionais:</w:t>
      </w:r>
    </w:p>
    <w:p w14:paraId="188C5D7C" w14:textId="77777777" w:rsidR="00030C51" w:rsidRPr="00597222" w:rsidRDefault="00030C51" w:rsidP="00030C51">
      <w:pPr>
        <w:numPr>
          <w:ilvl w:val="0"/>
          <w:numId w:val="4"/>
        </w:numPr>
        <w:spacing w:after="0" w:line="240" w:lineRule="auto"/>
        <w:jc w:val="both"/>
        <w:rPr>
          <w:rFonts w:ascii="Arial" w:hAnsi="Arial" w:cs="Arial"/>
        </w:rPr>
      </w:pPr>
      <w:r w:rsidRPr="00597222">
        <w:rPr>
          <w:rFonts w:ascii="Arial" w:hAnsi="Arial" w:cs="Arial"/>
        </w:rPr>
        <w:t>Farmacologia clínica, enfermagem, gestão hospitalar</w:t>
      </w:r>
    </w:p>
    <w:p w14:paraId="5BEB16D7" w14:textId="77777777" w:rsidR="00030C51" w:rsidRPr="00597222" w:rsidRDefault="00030C51" w:rsidP="00030C51">
      <w:pPr>
        <w:numPr>
          <w:ilvl w:val="0"/>
          <w:numId w:val="4"/>
        </w:numPr>
        <w:spacing w:after="0" w:line="240" w:lineRule="auto"/>
        <w:jc w:val="both"/>
        <w:rPr>
          <w:rFonts w:ascii="Arial" w:hAnsi="Arial" w:cs="Arial"/>
        </w:rPr>
      </w:pPr>
      <w:r w:rsidRPr="00597222">
        <w:rPr>
          <w:rFonts w:ascii="Arial" w:hAnsi="Arial" w:cs="Arial"/>
        </w:rPr>
        <w:t>Monitoramento remoto por cuidadores ou profissionais de saúde</w:t>
      </w:r>
    </w:p>
    <w:p w14:paraId="64D82A2B" w14:textId="77777777" w:rsidR="00030C51" w:rsidRPr="00597222" w:rsidRDefault="00030C51" w:rsidP="00030C51">
      <w:pPr>
        <w:numPr>
          <w:ilvl w:val="0"/>
          <w:numId w:val="4"/>
        </w:numPr>
        <w:spacing w:after="0" w:line="240" w:lineRule="auto"/>
        <w:jc w:val="both"/>
        <w:rPr>
          <w:rFonts w:ascii="Arial" w:hAnsi="Arial" w:cs="Arial"/>
        </w:rPr>
      </w:pPr>
      <w:r w:rsidRPr="00597222">
        <w:rPr>
          <w:rFonts w:ascii="Arial" w:hAnsi="Arial" w:cs="Arial"/>
        </w:rPr>
        <w:t>Base para análise de adesão e eficácia terapêutica</w:t>
      </w:r>
    </w:p>
    <w:p w14:paraId="53D69B52" w14:textId="77777777" w:rsidR="00030C51" w:rsidRPr="00597222" w:rsidRDefault="00030C51" w:rsidP="00030C51">
      <w:pPr>
        <w:spacing w:after="0" w:line="240" w:lineRule="auto"/>
        <w:jc w:val="both"/>
        <w:rPr>
          <w:rFonts w:ascii="Arial" w:hAnsi="Arial" w:cs="Arial"/>
          <w:b/>
          <w:bCs/>
        </w:rPr>
      </w:pPr>
      <w:r w:rsidRPr="00597222">
        <w:rPr>
          <w:rFonts w:ascii="Arial" w:hAnsi="Arial" w:cs="Arial"/>
          <w:b/>
          <w:bCs/>
        </w:rPr>
        <w:t xml:space="preserve">3. </w:t>
      </w:r>
      <w:r w:rsidRPr="00597222">
        <w:rPr>
          <w:rFonts w:ascii="Segoe UI Emoji" w:hAnsi="Segoe UI Emoji" w:cs="Segoe UI Emoji"/>
          <w:b/>
          <w:bCs/>
        </w:rPr>
        <w:t>🩺</w:t>
      </w:r>
      <w:r w:rsidRPr="00597222">
        <w:rPr>
          <w:rFonts w:ascii="Arial" w:hAnsi="Arial" w:cs="Arial"/>
          <w:b/>
          <w:bCs/>
        </w:rPr>
        <w:t xml:space="preserve"> Módulo de Agendamento de Consultas Médicas</w:t>
      </w:r>
    </w:p>
    <w:p w14:paraId="6B11819D"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Funcionalidade:</w:t>
      </w:r>
      <w:r w:rsidRPr="00597222">
        <w:rPr>
          <w:rFonts w:ascii="Arial" w:hAnsi="Arial" w:cs="Arial"/>
        </w:rPr>
        <w:t xml:space="preserve"> Sistema de organização e rastreamento de atendimentos médicos com suporte à geolocalização.</w:t>
      </w:r>
    </w:p>
    <w:p w14:paraId="19A6424C"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Recursos:</w:t>
      </w:r>
    </w:p>
    <w:p w14:paraId="1A4A2492" w14:textId="77777777" w:rsidR="00030C51" w:rsidRPr="00597222" w:rsidRDefault="00030C51" w:rsidP="00030C51">
      <w:pPr>
        <w:numPr>
          <w:ilvl w:val="0"/>
          <w:numId w:val="5"/>
        </w:numPr>
        <w:spacing w:after="0" w:line="240" w:lineRule="auto"/>
        <w:jc w:val="both"/>
        <w:rPr>
          <w:rFonts w:ascii="Arial" w:hAnsi="Arial" w:cs="Arial"/>
        </w:rPr>
      </w:pPr>
      <w:r w:rsidRPr="00597222">
        <w:rPr>
          <w:rFonts w:ascii="Arial" w:hAnsi="Arial" w:cs="Arial"/>
        </w:rPr>
        <w:t>Cadastro de consultas com data, hora, nome do profissional, especialidade e local de atendimento</w:t>
      </w:r>
    </w:p>
    <w:p w14:paraId="2969A90A" w14:textId="77777777" w:rsidR="00030C51" w:rsidRPr="00597222" w:rsidRDefault="00030C51" w:rsidP="00030C51">
      <w:pPr>
        <w:numPr>
          <w:ilvl w:val="0"/>
          <w:numId w:val="5"/>
        </w:numPr>
        <w:spacing w:after="0" w:line="240" w:lineRule="auto"/>
        <w:jc w:val="both"/>
        <w:rPr>
          <w:rFonts w:ascii="Arial" w:hAnsi="Arial" w:cs="Arial"/>
        </w:rPr>
      </w:pPr>
      <w:r w:rsidRPr="00597222">
        <w:rPr>
          <w:rFonts w:ascii="Arial" w:hAnsi="Arial" w:cs="Arial"/>
        </w:rPr>
        <w:t>Visualização por períodos: diário, semanal, mensal e anual</w:t>
      </w:r>
    </w:p>
    <w:p w14:paraId="5586C0B8" w14:textId="468CA026" w:rsidR="00030C51" w:rsidRPr="00597222" w:rsidRDefault="00030C51" w:rsidP="00030C51">
      <w:pPr>
        <w:numPr>
          <w:ilvl w:val="0"/>
          <w:numId w:val="5"/>
        </w:numPr>
        <w:spacing w:after="0" w:line="240" w:lineRule="auto"/>
        <w:jc w:val="both"/>
        <w:rPr>
          <w:rFonts w:ascii="Arial" w:hAnsi="Arial" w:cs="Arial"/>
        </w:rPr>
      </w:pPr>
      <w:r w:rsidRPr="00597222">
        <w:rPr>
          <w:rFonts w:ascii="Arial" w:hAnsi="Arial" w:cs="Arial"/>
        </w:rPr>
        <w:t xml:space="preserve">Geolocalização de clínicas, hospitais, postos de saúde e </w:t>
      </w:r>
      <w:r w:rsidR="003509D2" w:rsidRPr="00597222">
        <w:rPr>
          <w:rFonts w:ascii="Arial" w:hAnsi="Arial" w:cs="Arial"/>
        </w:rPr>
        <w:t>pronto-socorro</w:t>
      </w:r>
    </w:p>
    <w:p w14:paraId="2D9C35C0" w14:textId="77777777" w:rsidR="00030C51" w:rsidRPr="00597222" w:rsidRDefault="00030C51" w:rsidP="00030C51">
      <w:pPr>
        <w:numPr>
          <w:ilvl w:val="0"/>
          <w:numId w:val="5"/>
        </w:numPr>
        <w:spacing w:after="0" w:line="240" w:lineRule="auto"/>
        <w:jc w:val="both"/>
        <w:rPr>
          <w:rFonts w:ascii="Arial" w:hAnsi="Arial" w:cs="Arial"/>
        </w:rPr>
      </w:pPr>
      <w:r w:rsidRPr="00597222">
        <w:rPr>
          <w:rFonts w:ascii="Arial" w:hAnsi="Arial" w:cs="Arial"/>
        </w:rPr>
        <w:t>Confirmação de comparecimento com registro de histórico de atendimentos</w:t>
      </w:r>
    </w:p>
    <w:p w14:paraId="5CC6D799"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Aplicações técnicas:</w:t>
      </w:r>
    </w:p>
    <w:p w14:paraId="5349E20C" w14:textId="77777777" w:rsidR="00030C51" w:rsidRPr="00597222" w:rsidRDefault="00030C51" w:rsidP="00030C51">
      <w:pPr>
        <w:numPr>
          <w:ilvl w:val="0"/>
          <w:numId w:val="6"/>
        </w:numPr>
        <w:spacing w:after="0" w:line="240" w:lineRule="auto"/>
        <w:jc w:val="both"/>
        <w:rPr>
          <w:rFonts w:ascii="Arial" w:hAnsi="Arial" w:cs="Arial"/>
        </w:rPr>
      </w:pPr>
      <w:r w:rsidRPr="00597222">
        <w:rPr>
          <w:rFonts w:ascii="Arial" w:hAnsi="Arial" w:cs="Arial"/>
        </w:rPr>
        <w:t>Telemedicina, gestão de saúde pública, logística hospitalar</w:t>
      </w:r>
    </w:p>
    <w:p w14:paraId="5471BB8D" w14:textId="77777777" w:rsidR="00030C51" w:rsidRPr="00597222" w:rsidRDefault="00030C51" w:rsidP="00030C51">
      <w:pPr>
        <w:numPr>
          <w:ilvl w:val="0"/>
          <w:numId w:val="6"/>
        </w:numPr>
        <w:spacing w:after="0" w:line="240" w:lineRule="auto"/>
        <w:jc w:val="both"/>
        <w:rPr>
          <w:rFonts w:ascii="Arial" w:hAnsi="Arial" w:cs="Arial"/>
        </w:rPr>
      </w:pPr>
      <w:r w:rsidRPr="00597222">
        <w:rPr>
          <w:rFonts w:ascii="Arial" w:hAnsi="Arial" w:cs="Arial"/>
        </w:rPr>
        <w:t>Otimização de rotas e tempo de deslocamento</w:t>
      </w:r>
    </w:p>
    <w:p w14:paraId="2A34FE38" w14:textId="77777777" w:rsidR="00030C51" w:rsidRPr="00597222" w:rsidRDefault="00030C51" w:rsidP="00030C51">
      <w:pPr>
        <w:numPr>
          <w:ilvl w:val="0"/>
          <w:numId w:val="6"/>
        </w:numPr>
        <w:spacing w:after="0" w:line="240" w:lineRule="auto"/>
        <w:jc w:val="both"/>
        <w:rPr>
          <w:rFonts w:ascii="Arial" w:hAnsi="Arial" w:cs="Arial"/>
        </w:rPr>
      </w:pPr>
      <w:r w:rsidRPr="00597222">
        <w:rPr>
          <w:rFonts w:ascii="Arial" w:hAnsi="Arial" w:cs="Arial"/>
        </w:rPr>
        <w:t>Base para análise de frequência e regularidade de cuidados médicos</w:t>
      </w:r>
    </w:p>
    <w:p w14:paraId="4E0976B2" w14:textId="77777777" w:rsidR="00030C51" w:rsidRPr="00597222" w:rsidRDefault="00030C51" w:rsidP="00030C51">
      <w:pPr>
        <w:spacing w:after="0" w:line="240" w:lineRule="auto"/>
        <w:jc w:val="both"/>
        <w:rPr>
          <w:rFonts w:ascii="Arial" w:hAnsi="Arial" w:cs="Arial"/>
          <w:b/>
          <w:bCs/>
        </w:rPr>
      </w:pPr>
      <w:r w:rsidRPr="00597222">
        <w:rPr>
          <w:rFonts w:ascii="Arial" w:hAnsi="Arial" w:cs="Arial"/>
          <w:b/>
          <w:bCs/>
        </w:rPr>
        <w:t xml:space="preserve">4. </w:t>
      </w:r>
      <w:r w:rsidRPr="00597222">
        <w:rPr>
          <w:rFonts w:ascii="Segoe UI Emoji" w:hAnsi="Segoe UI Emoji" w:cs="Segoe UI Emoji"/>
          <w:b/>
          <w:bCs/>
        </w:rPr>
        <w:t>📍</w:t>
      </w:r>
      <w:r w:rsidRPr="00597222">
        <w:rPr>
          <w:rFonts w:ascii="Arial" w:hAnsi="Arial" w:cs="Arial"/>
          <w:b/>
          <w:bCs/>
        </w:rPr>
        <w:t xml:space="preserve"> Módulo de Localização Inteligente</w:t>
      </w:r>
    </w:p>
    <w:p w14:paraId="5C1B6806"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Funcionalidade:</w:t>
      </w:r>
      <w:r w:rsidRPr="00597222">
        <w:rPr>
          <w:rFonts w:ascii="Arial" w:hAnsi="Arial" w:cs="Arial"/>
        </w:rPr>
        <w:t xml:space="preserve"> Sistema de mapeamento em tempo real de unidades de saúde e farmácias próximas.</w:t>
      </w:r>
    </w:p>
    <w:p w14:paraId="22729475"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Recursos:</w:t>
      </w:r>
    </w:p>
    <w:p w14:paraId="20B62406" w14:textId="77777777" w:rsidR="00030C51" w:rsidRPr="00597222" w:rsidRDefault="00030C51" w:rsidP="00030C51">
      <w:pPr>
        <w:numPr>
          <w:ilvl w:val="0"/>
          <w:numId w:val="7"/>
        </w:numPr>
        <w:spacing w:after="0" w:line="240" w:lineRule="auto"/>
        <w:jc w:val="both"/>
        <w:rPr>
          <w:rFonts w:ascii="Arial" w:hAnsi="Arial" w:cs="Arial"/>
        </w:rPr>
      </w:pPr>
      <w:r w:rsidRPr="00597222">
        <w:rPr>
          <w:rFonts w:ascii="Arial" w:hAnsi="Arial" w:cs="Arial"/>
        </w:rPr>
        <w:t>Botão de localização com acesso a mapas integrados (Google Maps, OpenStreetMap)</w:t>
      </w:r>
    </w:p>
    <w:p w14:paraId="0690B3A7" w14:textId="77777777" w:rsidR="00030C51" w:rsidRPr="00597222" w:rsidRDefault="00030C51" w:rsidP="00030C51">
      <w:pPr>
        <w:numPr>
          <w:ilvl w:val="0"/>
          <w:numId w:val="7"/>
        </w:numPr>
        <w:spacing w:after="0" w:line="240" w:lineRule="auto"/>
        <w:jc w:val="both"/>
        <w:rPr>
          <w:rFonts w:ascii="Arial" w:hAnsi="Arial" w:cs="Arial"/>
        </w:rPr>
      </w:pPr>
      <w:r w:rsidRPr="00597222">
        <w:rPr>
          <w:rFonts w:ascii="Arial" w:hAnsi="Arial" w:cs="Arial"/>
        </w:rPr>
        <w:t>Filtros por tipo de serviço: farmácia, hospital, pronto-socorro, posto de saúde</w:t>
      </w:r>
    </w:p>
    <w:p w14:paraId="7848CD5B" w14:textId="77777777" w:rsidR="00030C51" w:rsidRPr="00597222" w:rsidRDefault="00030C51" w:rsidP="00030C51">
      <w:pPr>
        <w:numPr>
          <w:ilvl w:val="0"/>
          <w:numId w:val="7"/>
        </w:numPr>
        <w:spacing w:after="0" w:line="240" w:lineRule="auto"/>
        <w:jc w:val="both"/>
        <w:rPr>
          <w:rFonts w:ascii="Arial" w:hAnsi="Arial" w:cs="Arial"/>
        </w:rPr>
      </w:pPr>
      <w:r w:rsidRPr="00597222">
        <w:rPr>
          <w:rFonts w:ascii="Arial" w:hAnsi="Arial" w:cs="Arial"/>
        </w:rPr>
        <w:t>Atualização dinâmica com base na posição geográfica do usuário</w:t>
      </w:r>
    </w:p>
    <w:p w14:paraId="1BFB0509"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Aplicações técnicas:</w:t>
      </w:r>
    </w:p>
    <w:p w14:paraId="07FCF02E" w14:textId="77777777" w:rsidR="00030C51" w:rsidRPr="00597222" w:rsidRDefault="00030C51" w:rsidP="00030C51">
      <w:pPr>
        <w:numPr>
          <w:ilvl w:val="0"/>
          <w:numId w:val="8"/>
        </w:numPr>
        <w:spacing w:after="0" w:line="240" w:lineRule="auto"/>
        <w:jc w:val="both"/>
        <w:rPr>
          <w:rFonts w:ascii="Arial" w:hAnsi="Arial" w:cs="Arial"/>
        </w:rPr>
      </w:pPr>
      <w:r w:rsidRPr="00597222">
        <w:rPr>
          <w:rFonts w:ascii="Arial" w:hAnsi="Arial" w:cs="Arial"/>
        </w:rPr>
        <w:t>Geoprocessamento, mobilidade urbana, logística de emergência</w:t>
      </w:r>
    </w:p>
    <w:p w14:paraId="0D96DA3F" w14:textId="77777777" w:rsidR="00030C51" w:rsidRPr="00597222" w:rsidRDefault="00030C51" w:rsidP="00030C51">
      <w:pPr>
        <w:numPr>
          <w:ilvl w:val="0"/>
          <w:numId w:val="8"/>
        </w:numPr>
        <w:spacing w:after="0" w:line="240" w:lineRule="auto"/>
        <w:jc w:val="both"/>
        <w:rPr>
          <w:rFonts w:ascii="Arial" w:hAnsi="Arial" w:cs="Arial"/>
        </w:rPr>
      </w:pPr>
      <w:r w:rsidRPr="00597222">
        <w:rPr>
          <w:rFonts w:ascii="Arial" w:hAnsi="Arial" w:cs="Arial"/>
        </w:rPr>
        <w:t>Apoio à tomada de decisão em situações críticas</w:t>
      </w:r>
    </w:p>
    <w:p w14:paraId="6F3F6BF0" w14:textId="77777777" w:rsidR="00030C51" w:rsidRPr="00597222" w:rsidRDefault="00030C51" w:rsidP="00030C51">
      <w:pPr>
        <w:numPr>
          <w:ilvl w:val="0"/>
          <w:numId w:val="8"/>
        </w:numPr>
        <w:spacing w:after="0" w:line="240" w:lineRule="auto"/>
        <w:jc w:val="both"/>
        <w:rPr>
          <w:rFonts w:ascii="Arial" w:hAnsi="Arial" w:cs="Arial"/>
        </w:rPr>
      </w:pPr>
      <w:r w:rsidRPr="00597222">
        <w:rPr>
          <w:rFonts w:ascii="Arial" w:hAnsi="Arial" w:cs="Arial"/>
        </w:rPr>
        <w:t>Interface com sistemas de transporte público ou privado</w:t>
      </w:r>
    </w:p>
    <w:p w14:paraId="6F1CDA35" w14:textId="77777777" w:rsidR="00030C51" w:rsidRPr="00597222" w:rsidRDefault="00030C51" w:rsidP="00030C51">
      <w:pPr>
        <w:spacing w:after="0" w:line="240" w:lineRule="auto"/>
        <w:jc w:val="both"/>
        <w:rPr>
          <w:rFonts w:ascii="Arial" w:hAnsi="Arial" w:cs="Arial"/>
          <w:b/>
          <w:bCs/>
        </w:rPr>
      </w:pPr>
      <w:r w:rsidRPr="00597222">
        <w:rPr>
          <w:rFonts w:ascii="Arial" w:hAnsi="Arial" w:cs="Arial"/>
          <w:b/>
          <w:bCs/>
        </w:rPr>
        <w:t xml:space="preserve">5. </w:t>
      </w:r>
      <w:r w:rsidRPr="00597222">
        <w:rPr>
          <w:rFonts w:ascii="Segoe UI Emoji" w:hAnsi="Segoe UI Emoji" w:cs="Segoe UI Emoji"/>
          <w:b/>
          <w:bCs/>
        </w:rPr>
        <w:t>✅</w:t>
      </w:r>
      <w:r w:rsidRPr="00597222">
        <w:rPr>
          <w:rFonts w:ascii="Arial" w:hAnsi="Arial" w:cs="Arial"/>
          <w:b/>
          <w:bCs/>
        </w:rPr>
        <w:t xml:space="preserve"> Registro de Cumprimento de Atividades</w:t>
      </w:r>
    </w:p>
    <w:p w14:paraId="40EC258E"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Funcionalidade:</w:t>
      </w:r>
      <w:r w:rsidRPr="00597222">
        <w:rPr>
          <w:rFonts w:ascii="Arial" w:hAnsi="Arial" w:cs="Arial"/>
        </w:rPr>
        <w:t xml:space="preserve"> Sistema de marcação de tarefas concluídas para controle de rotina e geração de relatórios.</w:t>
      </w:r>
    </w:p>
    <w:p w14:paraId="3E698DA1"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Recursos:</w:t>
      </w:r>
    </w:p>
    <w:p w14:paraId="726B398B" w14:textId="77777777" w:rsidR="00030C51" w:rsidRPr="00597222" w:rsidRDefault="00030C51" w:rsidP="00030C51">
      <w:pPr>
        <w:numPr>
          <w:ilvl w:val="0"/>
          <w:numId w:val="9"/>
        </w:numPr>
        <w:spacing w:after="0" w:line="240" w:lineRule="auto"/>
        <w:jc w:val="both"/>
        <w:rPr>
          <w:rFonts w:ascii="Arial" w:hAnsi="Arial" w:cs="Arial"/>
        </w:rPr>
      </w:pPr>
      <w:r w:rsidRPr="00597222">
        <w:rPr>
          <w:rFonts w:ascii="Arial" w:hAnsi="Arial" w:cs="Arial"/>
        </w:rPr>
        <w:t>Botão de confirmação de atividades (medicação tomada, consulta realizada)</w:t>
      </w:r>
    </w:p>
    <w:p w14:paraId="168B8475" w14:textId="77777777" w:rsidR="00030C51" w:rsidRPr="00597222" w:rsidRDefault="00030C51" w:rsidP="00030C51">
      <w:pPr>
        <w:numPr>
          <w:ilvl w:val="0"/>
          <w:numId w:val="9"/>
        </w:numPr>
        <w:spacing w:after="0" w:line="240" w:lineRule="auto"/>
        <w:jc w:val="both"/>
        <w:rPr>
          <w:rFonts w:ascii="Arial" w:hAnsi="Arial" w:cs="Arial"/>
        </w:rPr>
      </w:pPr>
      <w:r w:rsidRPr="00597222">
        <w:rPr>
          <w:rFonts w:ascii="Arial" w:hAnsi="Arial" w:cs="Arial"/>
        </w:rPr>
        <w:t>Histórico de cumprimento com indicadores de desempenho e adesão</w:t>
      </w:r>
    </w:p>
    <w:p w14:paraId="016532D5" w14:textId="77777777" w:rsidR="00030C51" w:rsidRPr="00597222" w:rsidRDefault="00030C51" w:rsidP="00030C51">
      <w:pPr>
        <w:numPr>
          <w:ilvl w:val="0"/>
          <w:numId w:val="9"/>
        </w:numPr>
        <w:spacing w:after="0" w:line="240" w:lineRule="auto"/>
        <w:jc w:val="both"/>
        <w:rPr>
          <w:rFonts w:ascii="Arial" w:hAnsi="Arial" w:cs="Arial"/>
        </w:rPr>
      </w:pPr>
      <w:r w:rsidRPr="00597222">
        <w:rPr>
          <w:rFonts w:ascii="Arial" w:hAnsi="Arial" w:cs="Arial"/>
        </w:rPr>
        <w:t>Exportação de dados para relatórios clínicos ou acompanhamento familiar</w:t>
      </w:r>
    </w:p>
    <w:p w14:paraId="225BBCF1"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Aplicações profissionais:</w:t>
      </w:r>
    </w:p>
    <w:p w14:paraId="346C3FCC" w14:textId="77777777" w:rsidR="00030C51" w:rsidRPr="00597222" w:rsidRDefault="00030C51" w:rsidP="00030C51">
      <w:pPr>
        <w:numPr>
          <w:ilvl w:val="0"/>
          <w:numId w:val="10"/>
        </w:numPr>
        <w:spacing w:after="0" w:line="240" w:lineRule="auto"/>
        <w:jc w:val="both"/>
        <w:rPr>
          <w:rFonts w:ascii="Arial" w:hAnsi="Arial" w:cs="Arial"/>
        </w:rPr>
      </w:pPr>
      <w:r w:rsidRPr="00597222">
        <w:rPr>
          <w:rFonts w:ascii="Arial" w:hAnsi="Arial" w:cs="Arial"/>
        </w:rPr>
        <w:t>Psicologia comportamental, enfermagem domiciliar, gestão de pacientes crônicos</w:t>
      </w:r>
    </w:p>
    <w:p w14:paraId="37D836B6" w14:textId="77777777" w:rsidR="00030C51" w:rsidRPr="00597222" w:rsidRDefault="00030C51" w:rsidP="00030C51">
      <w:pPr>
        <w:numPr>
          <w:ilvl w:val="0"/>
          <w:numId w:val="10"/>
        </w:numPr>
        <w:spacing w:after="0" w:line="240" w:lineRule="auto"/>
        <w:jc w:val="both"/>
        <w:rPr>
          <w:rFonts w:ascii="Arial" w:hAnsi="Arial" w:cs="Arial"/>
        </w:rPr>
      </w:pPr>
      <w:r w:rsidRPr="00597222">
        <w:rPr>
          <w:rFonts w:ascii="Arial" w:hAnsi="Arial" w:cs="Arial"/>
        </w:rPr>
        <w:t>Base para gamificação e incentivo à rotina saudável</w:t>
      </w:r>
    </w:p>
    <w:p w14:paraId="7CB7ABC8" w14:textId="77777777" w:rsidR="00030C51" w:rsidRPr="00597222" w:rsidRDefault="00030C51" w:rsidP="00030C51">
      <w:pPr>
        <w:spacing w:after="0" w:line="240" w:lineRule="auto"/>
        <w:jc w:val="both"/>
        <w:rPr>
          <w:rFonts w:ascii="Arial" w:hAnsi="Arial" w:cs="Arial"/>
          <w:b/>
          <w:bCs/>
        </w:rPr>
      </w:pPr>
      <w:r w:rsidRPr="00597222">
        <w:rPr>
          <w:rFonts w:ascii="Arial" w:hAnsi="Arial" w:cs="Arial"/>
          <w:b/>
          <w:bCs/>
        </w:rPr>
        <w:t xml:space="preserve">6. </w:t>
      </w:r>
      <w:r w:rsidRPr="00597222">
        <w:rPr>
          <w:rFonts w:ascii="Segoe UI Emoji" w:hAnsi="Segoe UI Emoji" w:cs="Segoe UI Emoji"/>
          <w:b/>
          <w:bCs/>
        </w:rPr>
        <w:t>🚨</w:t>
      </w:r>
      <w:r w:rsidRPr="00597222">
        <w:rPr>
          <w:rFonts w:ascii="Arial" w:hAnsi="Arial" w:cs="Arial"/>
          <w:b/>
          <w:bCs/>
        </w:rPr>
        <w:t xml:space="preserve"> Botão de Pânico com Comunicação de Emergência</w:t>
      </w:r>
    </w:p>
    <w:p w14:paraId="2D462114"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Funcionalidade:</w:t>
      </w:r>
      <w:r w:rsidRPr="00597222">
        <w:rPr>
          <w:rFonts w:ascii="Arial" w:hAnsi="Arial" w:cs="Arial"/>
        </w:rPr>
        <w:t xml:space="preserve"> Sistema de alerta rápido para situações de risco com envio de localização em tempo real.</w:t>
      </w:r>
    </w:p>
    <w:p w14:paraId="766FB4D5"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Recursos:</w:t>
      </w:r>
    </w:p>
    <w:p w14:paraId="367954E7" w14:textId="77777777" w:rsidR="00030C51" w:rsidRPr="00597222" w:rsidRDefault="00030C51" w:rsidP="00030C51">
      <w:pPr>
        <w:numPr>
          <w:ilvl w:val="0"/>
          <w:numId w:val="11"/>
        </w:numPr>
        <w:spacing w:after="0" w:line="240" w:lineRule="auto"/>
        <w:jc w:val="both"/>
        <w:rPr>
          <w:rFonts w:ascii="Arial" w:hAnsi="Arial" w:cs="Arial"/>
        </w:rPr>
      </w:pPr>
      <w:r w:rsidRPr="00597222">
        <w:rPr>
          <w:rFonts w:ascii="Arial" w:hAnsi="Arial" w:cs="Arial"/>
        </w:rPr>
        <w:t>Envio de mensagens via SMS, WhatsApp ou push notification para contatos de emergência</w:t>
      </w:r>
    </w:p>
    <w:p w14:paraId="67BAEFC4" w14:textId="77777777" w:rsidR="00030C51" w:rsidRPr="00597222" w:rsidRDefault="00030C51" w:rsidP="00030C51">
      <w:pPr>
        <w:numPr>
          <w:ilvl w:val="0"/>
          <w:numId w:val="11"/>
        </w:numPr>
        <w:spacing w:after="0" w:line="240" w:lineRule="auto"/>
        <w:jc w:val="both"/>
        <w:rPr>
          <w:rFonts w:ascii="Arial" w:hAnsi="Arial" w:cs="Arial"/>
        </w:rPr>
      </w:pPr>
      <w:r w:rsidRPr="00597222">
        <w:rPr>
          <w:rFonts w:ascii="Arial" w:hAnsi="Arial" w:cs="Arial"/>
        </w:rPr>
        <w:t>Compartilhamento automático da localização GPS</w:t>
      </w:r>
    </w:p>
    <w:p w14:paraId="098D27D8" w14:textId="77777777" w:rsidR="00030C51" w:rsidRPr="00597222" w:rsidRDefault="00030C51" w:rsidP="00030C51">
      <w:pPr>
        <w:numPr>
          <w:ilvl w:val="0"/>
          <w:numId w:val="11"/>
        </w:numPr>
        <w:spacing w:after="0" w:line="240" w:lineRule="auto"/>
        <w:jc w:val="both"/>
        <w:rPr>
          <w:rFonts w:ascii="Arial" w:hAnsi="Arial" w:cs="Arial"/>
        </w:rPr>
      </w:pPr>
      <w:r w:rsidRPr="00597222">
        <w:rPr>
          <w:rFonts w:ascii="Arial" w:hAnsi="Arial" w:cs="Arial"/>
        </w:rPr>
        <w:t>Integração com sensores de movimento ou dispositivos vestíveis (wearables)</w:t>
      </w:r>
    </w:p>
    <w:p w14:paraId="073E43B1"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Aplicações técnicas:</w:t>
      </w:r>
    </w:p>
    <w:p w14:paraId="7AB795F1" w14:textId="77777777" w:rsidR="00030C51" w:rsidRPr="00597222" w:rsidRDefault="00030C51" w:rsidP="00030C51">
      <w:pPr>
        <w:numPr>
          <w:ilvl w:val="0"/>
          <w:numId w:val="12"/>
        </w:numPr>
        <w:spacing w:after="0" w:line="240" w:lineRule="auto"/>
        <w:jc w:val="both"/>
        <w:rPr>
          <w:rFonts w:ascii="Arial" w:hAnsi="Arial" w:cs="Arial"/>
        </w:rPr>
      </w:pPr>
      <w:r w:rsidRPr="00597222">
        <w:rPr>
          <w:rFonts w:ascii="Arial" w:hAnsi="Arial" w:cs="Arial"/>
        </w:rPr>
        <w:t>Engenharia biomédica, segurança pessoal, assistência domiciliar</w:t>
      </w:r>
    </w:p>
    <w:p w14:paraId="70004B0A" w14:textId="77777777" w:rsidR="00030C51" w:rsidRPr="00597222" w:rsidRDefault="00030C51" w:rsidP="00030C51">
      <w:pPr>
        <w:numPr>
          <w:ilvl w:val="0"/>
          <w:numId w:val="12"/>
        </w:numPr>
        <w:spacing w:after="0" w:line="240" w:lineRule="auto"/>
        <w:jc w:val="both"/>
        <w:rPr>
          <w:rFonts w:ascii="Arial" w:hAnsi="Arial" w:cs="Arial"/>
        </w:rPr>
      </w:pPr>
      <w:r w:rsidRPr="00597222">
        <w:rPr>
          <w:rFonts w:ascii="Arial" w:hAnsi="Arial" w:cs="Arial"/>
        </w:rPr>
        <w:lastRenderedPageBreak/>
        <w:t>Base para protocolos de resposta rápida em quedas, AVC, crises epilépticas</w:t>
      </w:r>
    </w:p>
    <w:p w14:paraId="564BAEA6" w14:textId="77777777" w:rsidR="00030C51" w:rsidRPr="00597222" w:rsidRDefault="00030C51" w:rsidP="00030C51">
      <w:pPr>
        <w:spacing w:after="0" w:line="240" w:lineRule="auto"/>
        <w:jc w:val="both"/>
        <w:rPr>
          <w:rFonts w:ascii="Arial" w:hAnsi="Arial" w:cs="Arial"/>
          <w:b/>
          <w:bCs/>
        </w:rPr>
      </w:pPr>
      <w:r w:rsidRPr="00597222">
        <w:rPr>
          <w:rFonts w:ascii="Arial" w:hAnsi="Arial" w:cs="Arial"/>
          <w:b/>
          <w:bCs/>
        </w:rPr>
        <w:t xml:space="preserve">7. </w:t>
      </w:r>
      <w:r w:rsidRPr="00597222">
        <w:rPr>
          <w:rFonts w:ascii="Segoe UI Emoji" w:hAnsi="Segoe UI Emoji" w:cs="Segoe UI Emoji"/>
          <w:b/>
          <w:bCs/>
        </w:rPr>
        <w:t>🔔</w:t>
      </w:r>
      <w:r w:rsidRPr="00597222">
        <w:rPr>
          <w:rFonts w:ascii="Arial" w:hAnsi="Arial" w:cs="Arial"/>
          <w:b/>
          <w:bCs/>
        </w:rPr>
        <w:t xml:space="preserve"> Sistema de Notificações Externas</w:t>
      </w:r>
    </w:p>
    <w:p w14:paraId="3078056D"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Funcionalidade:</w:t>
      </w:r>
      <w:r w:rsidRPr="00597222">
        <w:rPr>
          <w:rFonts w:ascii="Arial" w:hAnsi="Arial" w:cs="Arial"/>
        </w:rPr>
        <w:t xml:space="preserve"> Envio de alertas de compromissos médicos e medicamentos para contatos autorizados via WhatsApp.</w:t>
      </w:r>
    </w:p>
    <w:p w14:paraId="0774E863"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Recursos:</w:t>
      </w:r>
    </w:p>
    <w:p w14:paraId="2B03E3E0" w14:textId="77777777" w:rsidR="00030C51" w:rsidRPr="00597222" w:rsidRDefault="00030C51" w:rsidP="00030C51">
      <w:pPr>
        <w:numPr>
          <w:ilvl w:val="0"/>
          <w:numId w:val="13"/>
        </w:numPr>
        <w:spacing w:after="0" w:line="240" w:lineRule="auto"/>
        <w:jc w:val="both"/>
        <w:rPr>
          <w:rFonts w:ascii="Arial" w:hAnsi="Arial" w:cs="Arial"/>
        </w:rPr>
      </w:pPr>
      <w:r w:rsidRPr="00597222">
        <w:rPr>
          <w:rFonts w:ascii="Arial" w:hAnsi="Arial" w:cs="Arial"/>
        </w:rPr>
        <w:t>Configuração de contatos responsáveis (familiares, cuidadores, profissionais de saúde)</w:t>
      </w:r>
    </w:p>
    <w:p w14:paraId="4F49CDE8" w14:textId="77777777" w:rsidR="00030C51" w:rsidRPr="00597222" w:rsidRDefault="00030C51" w:rsidP="00030C51">
      <w:pPr>
        <w:numPr>
          <w:ilvl w:val="0"/>
          <w:numId w:val="13"/>
        </w:numPr>
        <w:spacing w:after="0" w:line="240" w:lineRule="auto"/>
        <w:jc w:val="both"/>
        <w:rPr>
          <w:rFonts w:ascii="Arial" w:hAnsi="Arial" w:cs="Arial"/>
        </w:rPr>
      </w:pPr>
      <w:r w:rsidRPr="00597222">
        <w:rPr>
          <w:rFonts w:ascii="Arial" w:hAnsi="Arial" w:cs="Arial"/>
        </w:rPr>
        <w:t>Notificações programadas com resumo da agenda do usuário</w:t>
      </w:r>
    </w:p>
    <w:p w14:paraId="5D6D2CB3" w14:textId="77777777" w:rsidR="00030C51" w:rsidRPr="00597222" w:rsidRDefault="00030C51" w:rsidP="00030C51">
      <w:pPr>
        <w:numPr>
          <w:ilvl w:val="0"/>
          <w:numId w:val="13"/>
        </w:numPr>
        <w:spacing w:after="0" w:line="240" w:lineRule="auto"/>
        <w:jc w:val="both"/>
        <w:rPr>
          <w:rFonts w:ascii="Arial" w:hAnsi="Arial" w:cs="Arial"/>
        </w:rPr>
      </w:pPr>
      <w:r w:rsidRPr="00597222">
        <w:rPr>
          <w:rFonts w:ascii="Arial" w:hAnsi="Arial" w:cs="Arial"/>
        </w:rPr>
        <w:t>Controle de privacidade e consentimento para compartilhamento de dados</w:t>
      </w:r>
    </w:p>
    <w:p w14:paraId="4058ACB0" w14:textId="77777777" w:rsidR="00030C51" w:rsidRPr="00597222" w:rsidRDefault="00030C51" w:rsidP="00030C51">
      <w:pPr>
        <w:spacing w:after="0" w:line="240" w:lineRule="auto"/>
        <w:jc w:val="both"/>
        <w:rPr>
          <w:rFonts w:ascii="Arial" w:hAnsi="Arial" w:cs="Arial"/>
        </w:rPr>
      </w:pPr>
      <w:r w:rsidRPr="00597222">
        <w:rPr>
          <w:rFonts w:ascii="Arial" w:hAnsi="Arial" w:cs="Arial"/>
          <w:b/>
          <w:bCs/>
        </w:rPr>
        <w:t>Aplicações profissionais:</w:t>
      </w:r>
    </w:p>
    <w:p w14:paraId="24E5B7BA" w14:textId="77777777" w:rsidR="00030C51" w:rsidRPr="00597222" w:rsidRDefault="00030C51" w:rsidP="00030C51">
      <w:pPr>
        <w:numPr>
          <w:ilvl w:val="0"/>
          <w:numId w:val="14"/>
        </w:numPr>
        <w:spacing w:after="0" w:line="240" w:lineRule="auto"/>
        <w:jc w:val="both"/>
        <w:rPr>
          <w:rFonts w:ascii="Arial" w:hAnsi="Arial" w:cs="Arial"/>
        </w:rPr>
      </w:pPr>
      <w:r w:rsidRPr="00597222">
        <w:rPr>
          <w:rFonts w:ascii="Arial" w:hAnsi="Arial" w:cs="Arial"/>
        </w:rPr>
        <w:t>Cuidados paliativos, assistência a idosos, gestão de pacientes com deficiência cognitiva</w:t>
      </w:r>
    </w:p>
    <w:p w14:paraId="1BC6219B" w14:textId="77777777" w:rsidR="00030C51" w:rsidRPr="00597222" w:rsidRDefault="00030C51" w:rsidP="00030C51">
      <w:pPr>
        <w:numPr>
          <w:ilvl w:val="0"/>
          <w:numId w:val="14"/>
        </w:numPr>
        <w:spacing w:after="0" w:line="240" w:lineRule="auto"/>
        <w:jc w:val="both"/>
        <w:rPr>
          <w:rFonts w:ascii="Arial" w:hAnsi="Arial" w:cs="Arial"/>
        </w:rPr>
      </w:pPr>
      <w:r w:rsidRPr="00597222">
        <w:rPr>
          <w:rFonts w:ascii="Arial" w:hAnsi="Arial" w:cs="Arial"/>
        </w:rPr>
        <w:t>Base para redes de apoio comunitário e familiar</w:t>
      </w:r>
    </w:p>
    <w:p w14:paraId="1B03F248" w14:textId="77777777" w:rsidR="00030C51" w:rsidRPr="00597222" w:rsidRDefault="00030C51" w:rsidP="00030C51">
      <w:pPr>
        <w:spacing w:after="0" w:line="240" w:lineRule="auto"/>
        <w:jc w:val="both"/>
        <w:rPr>
          <w:rFonts w:ascii="Arial" w:hAnsi="Arial" w:cs="Arial"/>
          <w:b/>
          <w:bCs/>
        </w:rPr>
      </w:pPr>
      <w:r w:rsidRPr="00597222">
        <w:rPr>
          <w:rFonts w:ascii="Segoe UI Emoji" w:hAnsi="Segoe UI Emoji" w:cs="Segoe UI Emoji"/>
          <w:b/>
          <w:bCs/>
        </w:rPr>
        <w:t>📘</w:t>
      </w:r>
      <w:r w:rsidRPr="00597222">
        <w:rPr>
          <w:rFonts w:ascii="Arial" w:hAnsi="Arial" w:cs="Arial"/>
          <w:b/>
          <w:bCs/>
        </w:rPr>
        <w:t xml:space="preserve"> Aplicabilidade Acadêmica e Profissional</w:t>
      </w:r>
    </w:p>
    <w:p w14:paraId="017265C3" w14:textId="77777777" w:rsidR="00030C51" w:rsidRPr="00597222" w:rsidRDefault="00030C51" w:rsidP="00030C51">
      <w:pPr>
        <w:spacing w:after="0" w:line="240" w:lineRule="auto"/>
        <w:jc w:val="both"/>
        <w:rPr>
          <w:rFonts w:ascii="Arial" w:hAnsi="Arial" w:cs="Arial"/>
        </w:rPr>
      </w:pPr>
      <w:r w:rsidRPr="00597222">
        <w:rPr>
          <w:rFonts w:ascii="Arial" w:hAnsi="Arial" w:cs="Arial"/>
        </w:rPr>
        <w:t>Este escopo pode ser explorado em diversas áreas de desenvolvimento:</w:t>
      </w:r>
    </w:p>
    <w:p w14:paraId="1CB6A6C2" w14:textId="77777777" w:rsidR="00030C51" w:rsidRPr="00597222" w:rsidRDefault="00030C51" w:rsidP="00030C51">
      <w:pPr>
        <w:numPr>
          <w:ilvl w:val="0"/>
          <w:numId w:val="15"/>
        </w:numPr>
        <w:spacing w:after="0" w:line="240" w:lineRule="auto"/>
        <w:jc w:val="both"/>
        <w:rPr>
          <w:rFonts w:ascii="Arial" w:hAnsi="Arial" w:cs="Arial"/>
        </w:rPr>
      </w:pPr>
      <w:r w:rsidRPr="00597222">
        <w:rPr>
          <w:rFonts w:ascii="Arial" w:hAnsi="Arial" w:cs="Arial"/>
        </w:rPr>
        <w:t>Engenharia de Software: arquitetura modular, segurança de dados, UX/UI</w:t>
      </w:r>
    </w:p>
    <w:p w14:paraId="26282DCE" w14:textId="77777777" w:rsidR="00030C51" w:rsidRPr="00597222" w:rsidRDefault="00030C51" w:rsidP="00030C51">
      <w:pPr>
        <w:numPr>
          <w:ilvl w:val="0"/>
          <w:numId w:val="15"/>
        </w:numPr>
        <w:spacing w:after="0" w:line="240" w:lineRule="auto"/>
        <w:jc w:val="both"/>
        <w:rPr>
          <w:rFonts w:ascii="Arial" w:hAnsi="Arial" w:cs="Arial"/>
        </w:rPr>
      </w:pPr>
      <w:r w:rsidRPr="00597222">
        <w:rPr>
          <w:rFonts w:ascii="Arial" w:hAnsi="Arial" w:cs="Arial"/>
        </w:rPr>
        <w:t>Ciências da Saúde: medicina preventiva, farmacologia, enfermagem</w:t>
      </w:r>
    </w:p>
    <w:p w14:paraId="6E720832" w14:textId="77777777" w:rsidR="00030C51" w:rsidRPr="00597222" w:rsidRDefault="00030C51" w:rsidP="00030C51">
      <w:pPr>
        <w:numPr>
          <w:ilvl w:val="0"/>
          <w:numId w:val="15"/>
        </w:numPr>
        <w:spacing w:after="0" w:line="240" w:lineRule="auto"/>
        <w:jc w:val="both"/>
        <w:rPr>
          <w:rFonts w:ascii="Arial" w:hAnsi="Arial" w:cs="Arial"/>
        </w:rPr>
      </w:pPr>
      <w:r w:rsidRPr="00597222">
        <w:rPr>
          <w:rFonts w:ascii="Arial" w:hAnsi="Arial" w:cs="Arial"/>
        </w:rPr>
        <w:t>Ciência de Dados: análise preditiva, machine learning para saúde personalizada</w:t>
      </w:r>
    </w:p>
    <w:p w14:paraId="27B14BE2" w14:textId="77777777" w:rsidR="00030C51" w:rsidRPr="00597222" w:rsidRDefault="00030C51" w:rsidP="00030C51">
      <w:pPr>
        <w:numPr>
          <w:ilvl w:val="0"/>
          <w:numId w:val="15"/>
        </w:numPr>
        <w:spacing w:after="0" w:line="240" w:lineRule="auto"/>
        <w:jc w:val="both"/>
        <w:rPr>
          <w:rFonts w:ascii="Arial" w:hAnsi="Arial" w:cs="Arial"/>
        </w:rPr>
      </w:pPr>
      <w:r w:rsidRPr="00597222">
        <w:rPr>
          <w:rFonts w:ascii="Arial" w:hAnsi="Arial" w:cs="Arial"/>
        </w:rPr>
        <w:t>Administração: gestão de serviços de saúde, logística hospitalar</w:t>
      </w:r>
    </w:p>
    <w:p w14:paraId="76AA2F8D" w14:textId="655E78A8" w:rsidR="003B2B73" w:rsidRPr="00597222" w:rsidRDefault="00030C51" w:rsidP="003B2B73">
      <w:pPr>
        <w:numPr>
          <w:ilvl w:val="0"/>
          <w:numId w:val="15"/>
        </w:numPr>
        <w:spacing w:after="0" w:line="240" w:lineRule="auto"/>
        <w:jc w:val="both"/>
        <w:rPr>
          <w:rFonts w:ascii="Arial" w:hAnsi="Arial" w:cs="Arial"/>
        </w:rPr>
      </w:pPr>
      <w:r w:rsidRPr="00597222">
        <w:rPr>
          <w:rFonts w:ascii="Arial" w:hAnsi="Arial" w:cs="Arial"/>
        </w:rPr>
        <w:t>Psicologia: adesão ao tratamento, comportamento de saúde</w:t>
      </w:r>
    </w:p>
    <w:p w14:paraId="7EF67105" w14:textId="77777777" w:rsidR="003B2B73" w:rsidRPr="00597222" w:rsidRDefault="003B2B73" w:rsidP="003B2B73">
      <w:pPr>
        <w:spacing w:after="0" w:line="240" w:lineRule="auto"/>
        <w:jc w:val="both"/>
        <w:rPr>
          <w:rFonts w:ascii="Arial" w:hAnsi="Arial" w:cs="Arial"/>
        </w:rPr>
      </w:pPr>
    </w:p>
    <w:p w14:paraId="2DC230D2" w14:textId="2A822859" w:rsidR="0038233D" w:rsidRPr="00597222" w:rsidRDefault="0038233D" w:rsidP="003B2B73">
      <w:pPr>
        <w:spacing w:after="0" w:line="240" w:lineRule="auto"/>
        <w:jc w:val="both"/>
        <w:rPr>
          <w:rFonts w:ascii="Arial" w:hAnsi="Arial" w:cs="Arial"/>
        </w:rPr>
      </w:pPr>
      <w:r w:rsidRPr="00597222">
        <w:rPr>
          <w:rFonts w:ascii="Arial" w:hAnsi="Arial" w:cs="Arial"/>
        </w:rPr>
        <w:t>===============================================================================</w:t>
      </w:r>
    </w:p>
    <w:p w14:paraId="1CBF77CF" w14:textId="4560B1C9" w:rsidR="0038233D" w:rsidRPr="00597222" w:rsidRDefault="0038233D" w:rsidP="0038233D">
      <w:pPr>
        <w:spacing w:after="0" w:line="240" w:lineRule="auto"/>
        <w:rPr>
          <w:rFonts w:ascii="Arial" w:hAnsi="Arial" w:cs="Arial"/>
          <w:b/>
          <w:bCs/>
        </w:rPr>
      </w:pPr>
      <w:r w:rsidRPr="00597222">
        <w:rPr>
          <w:rFonts w:ascii="Arial" w:hAnsi="Arial" w:cs="Arial"/>
          <w:b/>
          <w:bCs/>
        </w:rPr>
        <w:t>Proposta Técnica para o Desenvolvimento do Aplicativo "</w:t>
      </w:r>
      <w:r w:rsidR="001E5F2F" w:rsidRPr="00597222">
        <w:rPr>
          <w:rFonts w:ascii="Arial" w:hAnsi="Arial" w:cs="Arial"/>
          <w:b/>
          <w:bCs/>
        </w:rPr>
        <w:t>SaúdeCicloDaVida</w:t>
      </w:r>
      <w:r w:rsidRPr="00597222">
        <w:rPr>
          <w:rFonts w:ascii="Arial" w:hAnsi="Arial" w:cs="Arial"/>
          <w:b/>
          <w:bCs/>
        </w:rPr>
        <w:t>": Uma Plataforma Integrada de Gestão de Saúde e Bem-Estar</w:t>
      </w:r>
    </w:p>
    <w:p w14:paraId="78640D86" w14:textId="4742C2CC" w:rsidR="0038233D" w:rsidRPr="00597222" w:rsidRDefault="0038233D" w:rsidP="0038233D">
      <w:pPr>
        <w:spacing w:after="0" w:line="240" w:lineRule="auto"/>
        <w:rPr>
          <w:rFonts w:ascii="Arial" w:hAnsi="Arial" w:cs="Arial"/>
        </w:rPr>
      </w:pPr>
      <w:r w:rsidRPr="00597222">
        <w:rPr>
          <w:rFonts w:ascii="Arial" w:hAnsi="Arial" w:cs="Arial"/>
          <w:b/>
          <w:bCs/>
        </w:rPr>
        <w:t>1. Introdução e Objetivo</w:t>
      </w:r>
      <w:r w:rsidRPr="00597222">
        <w:rPr>
          <w:rFonts w:ascii="Arial" w:hAnsi="Arial" w:cs="Arial"/>
        </w:rPr>
        <w:br/>
        <w:t xml:space="preserve">O projeto </w:t>
      </w:r>
      <w:r w:rsidRPr="00597222">
        <w:rPr>
          <w:rFonts w:ascii="Arial" w:hAnsi="Arial" w:cs="Arial"/>
          <w:b/>
          <w:bCs/>
        </w:rPr>
        <w:t>"</w:t>
      </w:r>
      <w:r w:rsidR="001E5F2F" w:rsidRPr="00597222">
        <w:rPr>
          <w:rFonts w:ascii="Arial" w:hAnsi="Arial" w:cs="Arial"/>
          <w:b/>
          <w:bCs/>
        </w:rPr>
        <w:t>SaúdeCicloDaVida</w:t>
      </w:r>
      <w:r w:rsidRPr="00597222">
        <w:rPr>
          <w:rFonts w:ascii="Arial" w:hAnsi="Arial" w:cs="Arial"/>
          <w:b/>
          <w:bCs/>
        </w:rPr>
        <w:t>"</w:t>
      </w:r>
      <w:r w:rsidRPr="00597222">
        <w:rPr>
          <w:rFonts w:ascii="Arial" w:hAnsi="Arial" w:cs="Arial"/>
        </w:rPr>
        <w:t xml:space="preserve"> visa o desenvolvimento de uma aplicação móvel robusta e personalizada, destinada à gestão integral da saúde do usuário. O objetivo central é criar um ecossistema digital que una o gerenciamento de medicamentos, o agendamento de consultas e um sistema de resposta a emergências, promovendo a adesão ao tratamento e a segurança do paciente através de funcionalidades técnicas avançadas.</w:t>
      </w:r>
    </w:p>
    <w:p w14:paraId="3167B8E7" w14:textId="77777777" w:rsidR="0038233D" w:rsidRPr="00597222" w:rsidRDefault="0038233D" w:rsidP="0038233D">
      <w:pPr>
        <w:spacing w:after="0" w:line="240" w:lineRule="auto"/>
        <w:rPr>
          <w:rFonts w:ascii="Arial" w:hAnsi="Arial" w:cs="Arial"/>
        </w:rPr>
      </w:pPr>
      <w:r w:rsidRPr="00597222">
        <w:rPr>
          <w:rFonts w:ascii="Arial" w:hAnsi="Arial" w:cs="Arial"/>
          <w:b/>
          <w:bCs/>
        </w:rPr>
        <w:t>2. Especificações Funcionais e Técnicas Detalhadas</w:t>
      </w:r>
    </w:p>
    <w:p w14:paraId="732D4D0F" w14:textId="77777777" w:rsidR="0038233D" w:rsidRPr="00597222" w:rsidRDefault="0038233D" w:rsidP="0038233D">
      <w:pPr>
        <w:spacing w:after="0" w:line="240" w:lineRule="auto"/>
        <w:rPr>
          <w:rFonts w:ascii="Arial" w:hAnsi="Arial" w:cs="Arial"/>
        </w:rPr>
      </w:pPr>
      <w:r w:rsidRPr="00597222">
        <w:rPr>
          <w:rFonts w:ascii="Arial" w:hAnsi="Arial" w:cs="Arial"/>
          <w:b/>
          <w:bCs/>
        </w:rPr>
        <w:t>2.1. Módulo de Perfil do Usuário e Base de Conhecimento</w:t>
      </w:r>
    </w:p>
    <w:p w14:paraId="2BF21BCE" w14:textId="77777777" w:rsidR="0038233D" w:rsidRPr="00597222" w:rsidRDefault="0038233D" w:rsidP="0038233D">
      <w:pPr>
        <w:numPr>
          <w:ilvl w:val="0"/>
          <w:numId w:val="20"/>
        </w:numPr>
        <w:spacing w:after="0" w:line="240" w:lineRule="auto"/>
        <w:rPr>
          <w:rFonts w:ascii="Arial" w:hAnsi="Arial" w:cs="Arial"/>
        </w:rPr>
      </w:pPr>
      <w:r w:rsidRPr="00597222">
        <w:rPr>
          <w:rFonts w:ascii="Arial" w:hAnsi="Arial" w:cs="Arial"/>
          <w:b/>
          <w:bCs/>
        </w:rPr>
        <w:t>Cadastro Único com Perfil Biomédico:</w:t>
      </w:r>
      <w:r w:rsidRPr="00597222">
        <w:rPr>
          <w:rFonts w:ascii="Arial" w:hAnsi="Arial" w:cs="Arial"/>
        </w:rPr>
        <w:t> Implementação de um cadastro inicial que capture dados fundamentais (idade, peso, altura) e, criticamente, </w:t>
      </w:r>
      <w:r w:rsidRPr="00597222">
        <w:rPr>
          <w:rFonts w:ascii="Arial" w:hAnsi="Arial" w:cs="Arial"/>
          <w:b/>
          <w:bCs/>
        </w:rPr>
        <w:t>morbidades preexistentes e condições médicas</w:t>
      </w:r>
      <w:r w:rsidRPr="00597222">
        <w:rPr>
          <w:rFonts w:ascii="Arial" w:hAnsi="Arial" w:cs="Arial"/>
        </w:rPr>
        <w:t>. Este perfil servirá como base para a personalização de todas as funcionalidades subsequentes e para futuras integrações com sistemas de apoio à decisão clínica (CDS - Clinical Decision Support).</w:t>
      </w:r>
    </w:p>
    <w:p w14:paraId="02218249" w14:textId="77777777" w:rsidR="0038233D" w:rsidRPr="00597222" w:rsidRDefault="0038233D" w:rsidP="0038233D">
      <w:pPr>
        <w:spacing w:after="0" w:line="240" w:lineRule="auto"/>
        <w:rPr>
          <w:rFonts w:ascii="Arial" w:hAnsi="Arial" w:cs="Arial"/>
        </w:rPr>
      </w:pPr>
      <w:r w:rsidRPr="00597222">
        <w:rPr>
          <w:rFonts w:ascii="Arial" w:hAnsi="Arial" w:cs="Arial"/>
          <w:b/>
          <w:bCs/>
        </w:rPr>
        <w:t>2.2. Módulo de Gestão Farmacoterapêutica</w:t>
      </w:r>
    </w:p>
    <w:p w14:paraId="5A8FD2D4" w14:textId="77777777" w:rsidR="0038233D" w:rsidRPr="00597222" w:rsidRDefault="0038233D" w:rsidP="0038233D">
      <w:pPr>
        <w:numPr>
          <w:ilvl w:val="0"/>
          <w:numId w:val="21"/>
        </w:numPr>
        <w:spacing w:after="0" w:line="240" w:lineRule="auto"/>
        <w:rPr>
          <w:rFonts w:ascii="Arial" w:hAnsi="Arial" w:cs="Arial"/>
        </w:rPr>
      </w:pPr>
      <w:r w:rsidRPr="00597222">
        <w:rPr>
          <w:rFonts w:ascii="Arial" w:hAnsi="Arial" w:cs="Arial"/>
          <w:b/>
          <w:bCs/>
        </w:rPr>
        <w:t>Sistema Inteligente de Agenda de Medicamentos:</w:t>
      </w:r>
      <w:r w:rsidRPr="00597222">
        <w:rPr>
          <w:rFonts w:ascii="Arial" w:hAnsi="Arial" w:cs="Arial"/>
        </w:rPr>
        <w:t> Cadastro detalhado de medicamentos (nome, dosagem, via de administração) vinculado a um agendamento flexível (diário, semanal, mensal, anual).</w:t>
      </w:r>
    </w:p>
    <w:p w14:paraId="5A980494" w14:textId="77777777" w:rsidR="0038233D" w:rsidRPr="00597222" w:rsidRDefault="0038233D" w:rsidP="0038233D">
      <w:pPr>
        <w:numPr>
          <w:ilvl w:val="0"/>
          <w:numId w:val="21"/>
        </w:numPr>
        <w:spacing w:after="0" w:line="240" w:lineRule="auto"/>
        <w:rPr>
          <w:rFonts w:ascii="Arial" w:hAnsi="Arial" w:cs="Arial"/>
        </w:rPr>
      </w:pPr>
      <w:r w:rsidRPr="00597222">
        <w:rPr>
          <w:rFonts w:ascii="Arial" w:hAnsi="Arial" w:cs="Arial"/>
          <w:b/>
          <w:bCs/>
        </w:rPr>
        <w:t>Registro de Adesão:</w:t>
      </w:r>
      <w:r w:rsidRPr="00597222">
        <w:rPr>
          <w:rFonts w:ascii="Arial" w:hAnsi="Arial" w:cs="Arial"/>
        </w:rPr>
        <w:t> Funcionalidade para o usuário marcar a administração do medicamento como "realizada" ("ok"), gerando um histórico auditável de adesão ao tratamento.</w:t>
      </w:r>
    </w:p>
    <w:p w14:paraId="14F49263" w14:textId="77777777" w:rsidR="0038233D" w:rsidRPr="00597222" w:rsidRDefault="0038233D" w:rsidP="0038233D">
      <w:pPr>
        <w:numPr>
          <w:ilvl w:val="0"/>
          <w:numId w:val="21"/>
        </w:numPr>
        <w:spacing w:after="0" w:line="240" w:lineRule="auto"/>
        <w:rPr>
          <w:rFonts w:ascii="Arial" w:hAnsi="Arial" w:cs="Arial"/>
        </w:rPr>
      </w:pPr>
      <w:r w:rsidRPr="00597222">
        <w:rPr>
          <w:rFonts w:ascii="Arial" w:hAnsi="Arial" w:cs="Arial"/>
          <w:b/>
          <w:bCs/>
        </w:rPr>
        <w:t>Visualização de Agendamentos:</w:t>
      </w:r>
      <w:r w:rsidRPr="00597222">
        <w:rPr>
          <w:rFonts w:ascii="Arial" w:hAnsi="Arial" w:cs="Arial"/>
        </w:rPr>
        <w:t> Interface que permite visualizações consolidadas por período (diário, semanal, mensal), facilitando o planejamento a curto e longo prazo.</w:t>
      </w:r>
    </w:p>
    <w:p w14:paraId="05A093AB" w14:textId="77777777" w:rsidR="0038233D" w:rsidRPr="00597222" w:rsidRDefault="0038233D" w:rsidP="0038233D">
      <w:pPr>
        <w:spacing w:after="0" w:line="240" w:lineRule="auto"/>
        <w:rPr>
          <w:rFonts w:ascii="Arial" w:hAnsi="Arial" w:cs="Arial"/>
        </w:rPr>
      </w:pPr>
      <w:r w:rsidRPr="00597222">
        <w:rPr>
          <w:rFonts w:ascii="Arial" w:hAnsi="Arial" w:cs="Arial"/>
          <w:b/>
          <w:bCs/>
        </w:rPr>
        <w:t>2.3. Módulo de Gestão de Consultas e Serviços de Saúde</w:t>
      </w:r>
    </w:p>
    <w:p w14:paraId="7C4DC755" w14:textId="77777777" w:rsidR="0038233D" w:rsidRPr="00597222" w:rsidRDefault="0038233D" w:rsidP="0038233D">
      <w:pPr>
        <w:numPr>
          <w:ilvl w:val="0"/>
          <w:numId w:val="22"/>
        </w:numPr>
        <w:spacing w:after="0" w:line="240" w:lineRule="auto"/>
        <w:rPr>
          <w:rFonts w:ascii="Arial" w:hAnsi="Arial" w:cs="Arial"/>
        </w:rPr>
      </w:pPr>
      <w:r w:rsidRPr="00597222">
        <w:rPr>
          <w:rFonts w:ascii="Arial" w:hAnsi="Arial" w:cs="Arial"/>
          <w:b/>
          <w:bCs/>
        </w:rPr>
        <w:t>Agenda de Compromissos Médicos:</w:t>
      </w:r>
      <w:r w:rsidRPr="00597222">
        <w:rPr>
          <w:rFonts w:ascii="Arial" w:hAnsi="Arial" w:cs="Arial"/>
        </w:rPr>
        <w:t> Cadastro de consultas com dados completos (data, horário, profissional, especialidade, endereço).</w:t>
      </w:r>
    </w:p>
    <w:p w14:paraId="4EE4FB45" w14:textId="77777777" w:rsidR="0038233D" w:rsidRPr="00597222" w:rsidRDefault="0038233D" w:rsidP="0038233D">
      <w:pPr>
        <w:numPr>
          <w:ilvl w:val="0"/>
          <w:numId w:val="22"/>
        </w:numPr>
        <w:spacing w:after="0" w:line="240" w:lineRule="auto"/>
        <w:rPr>
          <w:rFonts w:ascii="Arial" w:hAnsi="Arial" w:cs="Arial"/>
        </w:rPr>
      </w:pPr>
      <w:r w:rsidRPr="00597222">
        <w:rPr>
          <w:rFonts w:ascii="Arial" w:hAnsi="Arial" w:cs="Arial"/>
          <w:b/>
          <w:bCs/>
        </w:rPr>
        <w:t>Integração com APIs de Geolocalização:</w:t>
      </w:r>
      <w:r w:rsidRPr="00597222">
        <w:rPr>
          <w:rFonts w:ascii="Arial" w:hAnsi="Arial" w:cs="Arial"/>
        </w:rPr>
        <w:t> Utilização de serviços como Google Maps Platform ou MapKit para:</w:t>
      </w:r>
    </w:p>
    <w:p w14:paraId="4188556A" w14:textId="77777777" w:rsidR="0038233D" w:rsidRPr="00597222" w:rsidRDefault="0038233D" w:rsidP="0038233D">
      <w:pPr>
        <w:numPr>
          <w:ilvl w:val="1"/>
          <w:numId w:val="22"/>
        </w:numPr>
        <w:spacing w:after="0" w:line="240" w:lineRule="auto"/>
        <w:rPr>
          <w:rFonts w:ascii="Arial" w:hAnsi="Arial" w:cs="Arial"/>
        </w:rPr>
      </w:pPr>
      <w:r w:rsidRPr="00597222">
        <w:rPr>
          <w:rFonts w:ascii="Arial" w:hAnsi="Arial" w:cs="Arial"/>
        </w:rPr>
        <w:t>Visualização do endereço da consulta no mapa.</w:t>
      </w:r>
    </w:p>
    <w:p w14:paraId="2641AB10" w14:textId="77777777" w:rsidR="0038233D" w:rsidRPr="00597222" w:rsidRDefault="0038233D" w:rsidP="0038233D">
      <w:pPr>
        <w:numPr>
          <w:ilvl w:val="1"/>
          <w:numId w:val="22"/>
        </w:numPr>
        <w:spacing w:after="0" w:line="240" w:lineRule="auto"/>
        <w:rPr>
          <w:rFonts w:ascii="Arial" w:hAnsi="Arial" w:cs="Arial"/>
        </w:rPr>
      </w:pPr>
      <w:r w:rsidRPr="00597222">
        <w:rPr>
          <w:rFonts w:ascii="Arial" w:hAnsi="Arial" w:cs="Arial"/>
        </w:rPr>
        <w:t>Funcionalidade de "Botão de Localização" para encontrar, de forma dinâmica, os estabelecimentos de saúde mais próximos (postos de saúde, hospitais, prontos-socorros) e farmácias.</w:t>
      </w:r>
    </w:p>
    <w:p w14:paraId="404C3956" w14:textId="77777777" w:rsidR="0038233D" w:rsidRPr="00597222" w:rsidRDefault="0038233D" w:rsidP="0038233D">
      <w:pPr>
        <w:spacing w:after="0" w:line="240" w:lineRule="auto"/>
        <w:rPr>
          <w:rFonts w:ascii="Arial" w:hAnsi="Arial" w:cs="Arial"/>
        </w:rPr>
      </w:pPr>
      <w:r w:rsidRPr="00597222">
        <w:rPr>
          <w:rFonts w:ascii="Arial" w:hAnsi="Arial" w:cs="Arial"/>
          <w:b/>
          <w:bCs/>
        </w:rPr>
        <w:lastRenderedPageBreak/>
        <w:t>2.4. Módulo de Emergência e Comunicação Crítica</w:t>
      </w:r>
    </w:p>
    <w:p w14:paraId="47407EBE" w14:textId="77777777" w:rsidR="0038233D" w:rsidRPr="00597222" w:rsidRDefault="0038233D" w:rsidP="0038233D">
      <w:pPr>
        <w:numPr>
          <w:ilvl w:val="0"/>
          <w:numId w:val="23"/>
        </w:numPr>
        <w:spacing w:after="0" w:line="240" w:lineRule="auto"/>
        <w:rPr>
          <w:rFonts w:ascii="Arial" w:hAnsi="Arial" w:cs="Arial"/>
        </w:rPr>
      </w:pPr>
      <w:r w:rsidRPr="00597222">
        <w:rPr>
          <w:rFonts w:ascii="Arial" w:hAnsi="Arial" w:cs="Arial"/>
          <w:b/>
          <w:bCs/>
        </w:rPr>
        <w:t>Botão de Pânico com Comunicação Multi-Canal:</w:t>
      </w:r>
      <w:r w:rsidRPr="00597222">
        <w:rPr>
          <w:rFonts w:ascii="Arial" w:hAnsi="Arial" w:cs="Arial"/>
        </w:rPr>
        <w:t> Desenvolvimento de um mecanismo de acionamento rápido que, quando ativado, dispara alertas simultaneamente via </w:t>
      </w:r>
      <w:r w:rsidRPr="00597222">
        <w:rPr>
          <w:rFonts w:ascii="Arial" w:hAnsi="Arial" w:cs="Arial"/>
          <w:b/>
          <w:bCs/>
        </w:rPr>
        <w:t>SMS, WhatsApp Business API e notificações push</w:t>
      </w:r>
      <w:r w:rsidRPr="00597222">
        <w:rPr>
          <w:rFonts w:ascii="Arial" w:hAnsi="Arial" w:cs="Arial"/>
        </w:rPr>
        <w:t> para uma lista de contatos de emergência predefinida.</w:t>
      </w:r>
    </w:p>
    <w:p w14:paraId="104B2B73" w14:textId="77777777" w:rsidR="0038233D" w:rsidRPr="00597222" w:rsidRDefault="0038233D" w:rsidP="0038233D">
      <w:pPr>
        <w:numPr>
          <w:ilvl w:val="0"/>
          <w:numId w:val="23"/>
        </w:numPr>
        <w:spacing w:after="0" w:line="240" w:lineRule="auto"/>
        <w:rPr>
          <w:rFonts w:ascii="Arial" w:hAnsi="Arial" w:cs="Arial"/>
        </w:rPr>
      </w:pPr>
      <w:r w:rsidRPr="00597222">
        <w:rPr>
          <w:rFonts w:ascii="Arial" w:hAnsi="Arial" w:cs="Arial"/>
          <w:b/>
          <w:bCs/>
        </w:rPr>
        <w:t>Transmissão de Localização em Tempo Real:</w:t>
      </w:r>
      <w:r w:rsidRPr="00597222">
        <w:rPr>
          <w:rFonts w:ascii="Arial" w:hAnsi="Arial" w:cs="Arial"/>
        </w:rPr>
        <w:t> O alerta deve incluir a localização geográfica atual do usuário, obtida via GPS, para permitir uma resposta rápida em situações de crise.</w:t>
      </w:r>
    </w:p>
    <w:p w14:paraId="2ECE87E3" w14:textId="77777777" w:rsidR="0038233D" w:rsidRPr="00597222" w:rsidRDefault="0038233D" w:rsidP="0038233D">
      <w:pPr>
        <w:numPr>
          <w:ilvl w:val="0"/>
          <w:numId w:val="23"/>
        </w:numPr>
        <w:spacing w:after="0" w:line="240" w:lineRule="auto"/>
        <w:rPr>
          <w:rFonts w:ascii="Arial" w:hAnsi="Arial" w:cs="Arial"/>
        </w:rPr>
      </w:pPr>
      <w:r w:rsidRPr="00597222">
        <w:rPr>
          <w:rFonts w:ascii="Arial" w:hAnsi="Arial" w:cs="Arial"/>
          <w:b/>
          <w:bCs/>
        </w:rPr>
        <w:t>Sistema Proativo de Lembretes Externos:</w:t>
      </w:r>
      <w:r w:rsidRPr="00597222">
        <w:rPr>
          <w:rFonts w:ascii="Arial" w:hAnsi="Arial" w:cs="Arial"/>
        </w:rPr>
        <w:t> Configuração para envio de lembretes automáticos sobre agendas de medicamentos e consultas para contatos designados (ex.: familiares ou cuidadores), via WhatsApp ou SMS, funcionando como uma rede de apoio.</w:t>
      </w:r>
    </w:p>
    <w:p w14:paraId="443FD047" w14:textId="77777777" w:rsidR="0038233D" w:rsidRPr="00597222" w:rsidRDefault="00000000" w:rsidP="0038233D">
      <w:pPr>
        <w:spacing w:after="0" w:line="240" w:lineRule="auto"/>
        <w:rPr>
          <w:rFonts w:ascii="Arial" w:hAnsi="Arial" w:cs="Arial"/>
        </w:rPr>
      </w:pPr>
      <w:r>
        <w:rPr>
          <w:rFonts w:ascii="Arial" w:hAnsi="Arial" w:cs="Arial"/>
        </w:rPr>
        <w:pict w14:anchorId="19C7B034">
          <v:rect id="_x0000_i1025" style="width:0;height:.75pt" o:hrstd="t" o:hr="t" fillcolor="#a0a0a0" stroked="f"/>
        </w:pict>
      </w:r>
    </w:p>
    <w:p w14:paraId="5F261233" w14:textId="67C51E34" w:rsidR="0038233D" w:rsidRPr="00597222" w:rsidRDefault="0038233D" w:rsidP="0038233D">
      <w:pPr>
        <w:spacing w:after="0" w:line="240" w:lineRule="auto"/>
        <w:rPr>
          <w:rFonts w:ascii="Arial" w:hAnsi="Arial" w:cs="Arial"/>
          <w:b/>
          <w:bCs/>
        </w:rPr>
      </w:pPr>
      <w:r w:rsidRPr="00597222">
        <w:rPr>
          <w:rFonts w:ascii="Arial" w:hAnsi="Arial" w:cs="Arial"/>
          <w:b/>
          <w:bCs/>
        </w:rPr>
        <w:t>Perguntas Técnicas, Acadêmicas e de Aplicação para o Desenvolvimento do "</w:t>
      </w:r>
      <w:r w:rsidR="001E5F2F" w:rsidRPr="00597222">
        <w:rPr>
          <w:rFonts w:ascii="Arial" w:hAnsi="Arial" w:cs="Arial"/>
          <w:b/>
          <w:bCs/>
        </w:rPr>
        <w:t>SaúdeCicloDaVida</w:t>
      </w:r>
      <w:r w:rsidRPr="00597222">
        <w:rPr>
          <w:rFonts w:ascii="Arial" w:hAnsi="Arial" w:cs="Arial"/>
          <w:b/>
          <w:bCs/>
        </w:rPr>
        <w:t>"</w:t>
      </w:r>
    </w:p>
    <w:p w14:paraId="529529A2" w14:textId="77777777" w:rsidR="0038233D" w:rsidRPr="00597222" w:rsidRDefault="0038233D" w:rsidP="0038233D">
      <w:pPr>
        <w:spacing w:after="0" w:line="240" w:lineRule="auto"/>
        <w:rPr>
          <w:rFonts w:ascii="Arial" w:hAnsi="Arial" w:cs="Arial"/>
        </w:rPr>
      </w:pPr>
      <w:r w:rsidRPr="00597222">
        <w:rPr>
          <w:rFonts w:ascii="Arial" w:hAnsi="Arial" w:cs="Arial"/>
        </w:rPr>
        <w:t>Com base na proposta técnica, as seguintes questões visam orientar a pesquisa e o desenvolvimento de forma concreta e aprofundada:</w:t>
      </w:r>
    </w:p>
    <w:p w14:paraId="3F6B1666" w14:textId="77777777" w:rsidR="0038233D" w:rsidRPr="00597222" w:rsidRDefault="0038233D" w:rsidP="0038233D">
      <w:pPr>
        <w:spacing w:after="0" w:line="240" w:lineRule="auto"/>
        <w:rPr>
          <w:rFonts w:ascii="Arial" w:hAnsi="Arial" w:cs="Arial"/>
        </w:rPr>
      </w:pPr>
      <w:r w:rsidRPr="00597222">
        <w:rPr>
          <w:rFonts w:ascii="Arial" w:hAnsi="Arial" w:cs="Arial"/>
          <w:b/>
          <w:bCs/>
        </w:rPr>
        <w:t>Área: Arquitetura de Software e Banco de Dados</w:t>
      </w:r>
    </w:p>
    <w:p w14:paraId="0A472C23" w14:textId="77777777" w:rsidR="0038233D" w:rsidRPr="00597222" w:rsidRDefault="0038233D" w:rsidP="0038233D">
      <w:pPr>
        <w:numPr>
          <w:ilvl w:val="0"/>
          <w:numId w:val="24"/>
        </w:numPr>
        <w:spacing w:after="0" w:line="240" w:lineRule="auto"/>
        <w:rPr>
          <w:rFonts w:ascii="Arial" w:hAnsi="Arial" w:cs="Arial"/>
        </w:rPr>
      </w:pPr>
      <w:r w:rsidRPr="00597222">
        <w:rPr>
          <w:rFonts w:ascii="Arial" w:hAnsi="Arial" w:cs="Arial"/>
        </w:rPr>
        <w:t>Quais são as melhores práticas para modelagem de banco de dados (SQL vs. NoSQL) para armazenar com segurança e eficiência dados sensíveis de saúde, perfis de usuários, históricos de medicamentos e agendas, garantindo escalabilidade?</w:t>
      </w:r>
    </w:p>
    <w:p w14:paraId="6774EF76" w14:textId="77777777" w:rsidR="0038233D" w:rsidRPr="00597222" w:rsidRDefault="0038233D" w:rsidP="0038233D">
      <w:pPr>
        <w:numPr>
          <w:ilvl w:val="0"/>
          <w:numId w:val="24"/>
        </w:numPr>
        <w:spacing w:after="0" w:line="240" w:lineRule="auto"/>
        <w:rPr>
          <w:rFonts w:ascii="Arial" w:hAnsi="Arial" w:cs="Arial"/>
        </w:rPr>
      </w:pPr>
      <w:r w:rsidRPr="00597222">
        <w:rPr>
          <w:rFonts w:ascii="Arial" w:hAnsi="Arial" w:cs="Arial"/>
        </w:rPr>
        <w:t>Como implementar uma arquitetura de back-end (microsserviços vs. monolito) que garanta alta disponibilidade e baixa latência para os módulos críticos, especialmente o botão de pânico?</w:t>
      </w:r>
    </w:p>
    <w:p w14:paraId="0C137D47" w14:textId="77777777" w:rsidR="0038233D" w:rsidRPr="00597222" w:rsidRDefault="0038233D" w:rsidP="0038233D">
      <w:pPr>
        <w:spacing w:after="0" w:line="240" w:lineRule="auto"/>
        <w:rPr>
          <w:rFonts w:ascii="Arial" w:hAnsi="Arial" w:cs="Arial"/>
        </w:rPr>
      </w:pPr>
      <w:r w:rsidRPr="00597222">
        <w:rPr>
          <w:rFonts w:ascii="Arial" w:hAnsi="Arial" w:cs="Arial"/>
          <w:b/>
          <w:bCs/>
        </w:rPr>
        <w:t>Área: Segurança da Informação e Conformidade (LGPD e HIPAA)</w:t>
      </w:r>
      <w:r w:rsidRPr="00597222">
        <w:rPr>
          <w:rFonts w:ascii="Arial" w:hAnsi="Arial" w:cs="Arial"/>
        </w:rPr>
        <w:br/>
        <w:t>3. Quais protocolos de criptografia (ex.: AES-256 para dados em repouso, TLS 1.3 para dados em trânsito) são obrigatórios para garantir a privacidade e conformidade com a Lei Geral de Proteção de Dados (LGPD) e padrões internacionais de saúde?</w:t>
      </w:r>
      <w:r w:rsidRPr="00597222">
        <w:rPr>
          <w:rFonts w:ascii="Arial" w:hAnsi="Arial" w:cs="Arial"/>
        </w:rPr>
        <w:br/>
        <w:t>4. Qual é o processo mais seguro para autenticação de usuários (ex.: autenticação de dois fatores - 2FA) e autorização de acesso aos dados, considerando a sensibilidade das informações médicas?</w:t>
      </w:r>
    </w:p>
    <w:p w14:paraId="62B9C67C" w14:textId="77777777" w:rsidR="0038233D" w:rsidRPr="00597222" w:rsidRDefault="0038233D" w:rsidP="0038233D">
      <w:pPr>
        <w:spacing w:after="0" w:line="240" w:lineRule="auto"/>
        <w:rPr>
          <w:rFonts w:ascii="Arial" w:hAnsi="Arial" w:cs="Arial"/>
        </w:rPr>
      </w:pPr>
      <w:r w:rsidRPr="00597222">
        <w:rPr>
          <w:rFonts w:ascii="Arial" w:hAnsi="Arial" w:cs="Arial"/>
          <w:b/>
          <w:bCs/>
        </w:rPr>
        <w:t>Área: Experiência do Usuário (UX) e Interface do Usuário (UI)</w:t>
      </w:r>
      <w:r w:rsidRPr="00597222">
        <w:rPr>
          <w:rFonts w:ascii="Arial" w:hAnsi="Arial" w:cs="Arial"/>
        </w:rPr>
        <w:br/>
        <w:t>5. Quais princípios de </w:t>
      </w:r>
      <w:r w:rsidRPr="00597222">
        <w:rPr>
          <w:rFonts w:ascii="Arial" w:hAnsi="Arial" w:cs="Arial"/>
          <w:b/>
          <w:bCs/>
        </w:rPr>
        <w:t>Design Universal</w:t>
      </w:r>
      <w:r w:rsidRPr="00597222">
        <w:rPr>
          <w:rFonts w:ascii="Arial" w:hAnsi="Arial" w:cs="Arial"/>
        </w:rPr>
        <w:t> e </w:t>
      </w:r>
      <w:r w:rsidRPr="00597222">
        <w:rPr>
          <w:rFonts w:ascii="Arial" w:hAnsi="Arial" w:cs="Arial"/>
          <w:b/>
          <w:bCs/>
        </w:rPr>
        <w:t>UX para Saúde Digital (Digital Health)</w:t>
      </w:r>
      <w:r w:rsidRPr="00597222">
        <w:rPr>
          <w:rFonts w:ascii="Arial" w:hAnsi="Arial" w:cs="Arial"/>
        </w:rPr>
        <w:t> devem ser aplicados para garantir que a aplicação seja intuitiva e acessível para um público diversificado, incluindo usuários idosos ou com limitações tecnológicas?</w:t>
      </w:r>
      <w:r w:rsidRPr="00597222">
        <w:rPr>
          <w:rFonts w:ascii="Arial" w:hAnsi="Arial" w:cs="Arial"/>
        </w:rPr>
        <w:br/>
        <w:t>6. Como projetar interfaces de agendamento (diário, semanal, mensal) que apresentem uma grande quantidade de informação de forma clara e sem causar sobrecarga cognitiva ao usuário?</w:t>
      </w:r>
    </w:p>
    <w:p w14:paraId="0C007E02" w14:textId="77777777" w:rsidR="0038233D" w:rsidRPr="00597222" w:rsidRDefault="0038233D" w:rsidP="0038233D">
      <w:pPr>
        <w:spacing w:after="0" w:line="240" w:lineRule="auto"/>
        <w:rPr>
          <w:rFonts w:ascii="Arial" w:hAnsi="Arial" w:cs="Arial"/>
        </w:rPr>
      </w:pPr>
      <w:r w:rsidRPr="00597222">
        <w:rPr>
          <w:rFonts w:ascii="Arial" w:hAnsi="Arial" w:cs="Arial"/>
          <w:b/>
          <w:bCs/>
        </w:rPr>
        <w:t>Área: Integração de APIs e Geotecnologia</w:t>
      </w:r>
      <w:r w:rsidRPr="00597222">
        <w:rPr>
          <w:rFonts w:ascii="Arial" w:hAnsi="Arial" w:cs="Arial"/>
        </w:rPr>
        <w:br/>
        <w:t>7. Quais APIs públicas de geolocalização (Google Maps, OpenStreetMap) oferecem o melhor equilíbrio entre custo, precisão e funcionalidades para a busca de estabelecimentos de saúde e farmácias?</w:t>
      </w:r>
      <w:r w:rsidRPr="00597222">
        <w:rPr>
          <w:rFonts w:ascii="Arial" w:hAnsi="Arial" w:cs="Arial"/>
        </w:rPr>
        <w:br/>
        <w:t>8. Como implementar de forma eficiente o envio de mensagens automáticas via </w:t>
      </w:r>
      <w:r w:rsidRPr="00597222">
        <w:rPr>
          <w:rFonts w:ascii="Arial" w:hAnsi="Arial" w:cs="Arial"/>
          <w:b/>
          <w:bCs/>
        </w:rPr>
        <w:t>WhatsApp Business API</w:t>
      </w:r>
      <w:r w:rsidRPr="00597222">
        <w:rPr>
          <w:rFonts w:ascii="Arial" w:hAnsi="Arial" w:cs="Arial"/>
        </w:rPr>
        <w:t> e SMS, considerando limitações de custo, taxa de envio (throughput) e confiabilidade da entrega?</w:t>
      </w:r>
    </w:p>
    <w:p w14:paraId="09EEC8FA" w14:textId="77777777" w:rsidR="0038233D" w:rsidRPr="00597222" w:rsidRDefault="0038233D" w:rsidP="0038233D">
      <w:pPr>
        <w:spacing w:after="0" w:line="240" w:lineRule="auto"/>
        <w:rPr>
          <w:rFonts w:ascii="Arial" w:hAnsi="Arial" w:cs="Arial"/>
        </w:rPr>
      </w:pPr>
      <w:r w:rsidRPr="00597222">
        <w:rPr>
          <w:rFonts w:ascii="Arial" w:hAnsi="Arial" w:cs="Arial"/>
          <w:b/>
          <w:bCs/>
        </w:rPr>
        <w:t>Área: Medicina e Validação Clínica</w:t>
      </w:r>
      <w:r w:rsidRPr="00597222">
        <w:rPr>
          <w:rFonts w:ascii="Arial" w:hAnsi="Arial" w:cs="Arial"/>
        </w:rPr>
        <w:br/>
        <w:t>9. Quais são os protocolos acadêmicos para validar a eficácia de um aplicativo de gestão de saúde na melhoria da adesão medicamentosa e nos desfechos clínicos dos pacientes? Seria necessário um estudo clínico controlado?</w:t>
      </w:r>
      <w:r w:rsidRPr="00597222">
        <w:rPr>
          <w:rFonts w:ascii="Arial" w:hAnsi="Arial" w:cs="Arial"/>
        </w:rPr>
        <w:br/>
        <w:t>10. Como podemos estruturar os dados de morbidades e medicamentos para, em uma versão futura, integrar um sistema de alertas sobre interações medicamentosas baseado em bases de dados farmacológicas confiáveis?</w:t>
      </w:r>
    </w:p>
    <w:p w14:paraId="28A0E5C7" w14:textId="77777777" w:rsidR="0038233D" w:rsidRPr="00597222" w:rsidRDefault="0038233D" w:rsidP="0038233D">
      <w:pPr>
        <w:spacing w:after="0" w:line="240" w:lineRule="auto"/>
        <w:rPr>
          <w:rFonts w:ascii="Arial" w:hAnsi="Arial" w:cs="Arial"/>
        </w:rPr>
      </w:pPr>
      <w:r w:rsidRPr="00597222">
        <w:rPr>
          <w:rFonts w:ascii="Arial" w:hAnsi="Arial" w:cs="Arial"/>
          <w:b/>
          <w:bCs/>
        </w:rPr>
        <w:t>Área: Modelo de Negócios e Sustentabilidade</w:t>
      </w:r>
      <w:r w:rsidRPr="00597222">
        <w:rPr>
          <w:rFonts w:ascii="Arial" w:hAnsi="Arial" w:cs="Arial"/>
        </w:rPr>
        <w:br/>
        <w:t xml:space="preserve">11. Quais modelos de monetização (freemium, assinatura premium, parcerias com planos de </w:t>
      </w:r>
      <w:r w:rsidRPr="00597222">
        <w:rPr>
          <w:rFonts w:ascii="Arial" w:hAnsi="Arial" w:cs="Arial"/>
        </w:rPr>
        <w:lastRenderedPageBreak/>
        <w:t>saúde ou farmácias) são mais viáveis e éticos para um aplicativo neste segmento?</w:t>
      </w:r>
      <w:r w:rsidRPr="00597222">
        <w:rPr>
          <w:rFonts w:ascii="Arial" w:hAnsi="Arial" w:cs="Arial"/>
        </w:rPr>
        <w:br/>
        <w:t>12. Quais são os custos operacionais previsíveis associados ao uso de APIs de terceiros (geolocalização, mensageria) e à manutenção da infraestrutura em nuvem?</w:t>
      </w:r>
    </w:p>
    <w:p w14:paraId="3F9BDDA8" w14:textId="692F4876" w:rsidR="0038233D" w:rsidRPr="00597222" w:rsidRDefault="0038233D" w:rsidP="0038233D">
      <w:pPr>
        <w:spacing w:after="0" w:line="240" w:lineRule="auto"/>
        <w:rPr>
          <w:rFonts w:ascii="Arial" w:hAnsi="Arial" w:cs="Arial"/>
        </w:rPr>
      </w:pPr>
      <w:r w:rsidRPr="00597222">
        <w:rPr>
          <w:rFonts w:ascii="Arial" w:hAnsi="Arial" w:cs="Arial"/>
        </w:rPr>
        <w:t>Esta estrutura fornece uma base sólida e técnica para guiar todas as fases do ciclo de desenvolvimento do aplicativo "</w:t>
      </w:r>
      <w:r w:rsidR="001E5F2F" w:rsidRPr="00597222">
        <w:rPr>
          <w:rFonts w:ascii="Arial" w:hAnsi="Arial" w:cs="Arial"/>
        </w:rPr>
        <w:t>SaúdeCicloDaVida</w:t>
      </w:r>
      <w:r w:rsidRPr="00597222">
        <w:rPr>
          <w:rFonts w:ascii="Arial" w:hAnsi="Arial" w:cs="Arial"/>
        </w:rPr>
        <w:t>", desde a concepção até a implementação e validação.</w:t>
      </w:r>
    </w:p>
    <w:p w14:paraId="309279C7" w14:textId="77777777" w:rsidR="00164EF3" w:rsidRPr="00597222" w:rsidRDefault="00164EF3" w:rsidP="00164EF3">
      <w:pPr>
        <w:spacing w:after="0" w:line="240" w:lineRule="auto"/>
        <w:jc w:val="both"/>
        <w:rPr>
          <w:rFonts w:ascii="Arial" w:hAnsi="Arial" w:cs="Arial"/>
        </w:rPr>
      </w:pPr>
    </w:p>
    <w:p w14:paraId="7E568E2C" w14:textId="77777777" w:rsidR="00164EF3" w:rsidRPr="00597222" w:rsidRDefault="00164EF3" w:rsidP="00164EF3">
      <w:pPr>
        <w:spacing w:after="0" w:line="240" w:lineRule="auto"/>
        <w:jc w:val="both"/>
        <w:rPr>
          <w:rFonts w:ascii="Arial" w:hAnsi="Arial" w:cs="Arial"/>
        </w:rPr>
      </w:pPr>
      <w:r w:rsidRPr="00597222">
        <w:rPr>
          <w:rFonts w:ascii="Arial" w:hAnsi="Arial" w:cs="Arial"/>
        </w:rPr>
        <w:t>===============================================================================</w:t>
      </w:r>
    </w:p>
    <w:p w14:paraId="0DC0D18D" w14:textId="0BFD484E" w:rsidR="002F42E6" w:rsidRPr="00597222" w:rsidRDefault="002F42E6" w:rsidP="002F42E6">
      <w:pPr>
        <w:spacing w:after="0" w:line="240" w:lineRule="auto"/>
        <w:rPr>
          <w:rFonts w:ascii="Arial" w:hAnsi="Arial" w:cs="Arial"/>
          <w:b/>
          <w:bCs/>
        </w:rPr>
      </w:pPr>
      <w:r w:rsidRPr="00597222">
        <w:rPr>
          <w:rFonts w:ascii="Arial" w:hAnsi="Arial" w:cs="Arial"/>
          <w:b/>
          <w:bCs/>
        </w:rPr>
        <w:t xml:space="preserve">Texto Reformulado – Estrutura Técnica para Perguntas e Desenvolvimento do APP </w:t>
      </w:r>
      <w:r w:rsidR="001E5F2F" w:rsidRPr="00597222">
        <w:rPr>
          <w:rFonts w:ascii="Arial" w:hAnsi="Arial" w:cs="Arial"/>
          <w:b/>
          <w:bCs/>
        </w:rPr>
        <w:t>Saúde</w:t>
      </w:r>
      <w:r w:rsidR="000B30DD" w:rsidRPr="00597222">
        <w:rPr>
          <w:rFonts w:ascii="Arial" w:hAnsi="Arial" w:cs="Arial"/>
          <w:b/>
          <w:bCs/>
        </w:rPr>
        <w:t xml:space="preserve"> </w:t>
      </w:r>
      <w:r w:rsidR="001E5F2F" w:rsidRPr="00597222">
        <w:rPr>
          <w:rFonts w:ascii="Arial" w:hAnsi="Arial" w:cs="Arial"/>
          <w:b/>
          <w:bCs/>
        </w:rPr>
        <w:t>Ciclo</w:t>
      </w:r>
      <w:r w:rsidR="000B30DD" w:rsidRPr="00597222">
        <w:rPr>
          <w:rFonts w:ascii="Arial" w:hAnsi="Arial" w:cs="Arial"/>
          <w:b/>
          <w:bCs/>
        </w:rPr>
        <w:t xml:space="preserve"> d</w:t>
      </w:r>
      <w:r w:rsidR="001E5F2F" w:rsidRPr="00597222">
        <w:rPr>
          <w:rFonts w:ascii="Arial" w:hAnsi="Arial" w:cs="Arial"/>
          <w:b/>
          <w:bCs/>
        </w:rPr>
        <w:t>a</w:t>
      </w:r>
      <w:r w:rsidR="000B30DD" w:rsidRPr="00597222">
        <w:rPr>
          <w:rFonts w:ascii="Arial" w:hAnsi="Arial" w:cs="Arial"/>
          <w:b/>
          <w:bCs/>
        </w:rPr>
        <w:t xml:space="preserve"> </w:t>
      </w:r>
      <w:r w:rsidR="001E5F2F" w:rsidRPr="00597222">
        <w:rPr>
          <w:rFonts w:ascii="Arial" w:hAnsi="Arial" w:cs="Arial"/>
          <w:b/>
          <w:bCs/>
        </w:rPr>
        <w:t>Vida</w:t>
      </w:r>
    </w:p>
    <w:p w14:paraId="3933C05A" w14:textId="62F70892" w:rsidR="002F42E6" w:rsidRPr="00597222" w:rsidRDefault="002F42E6" w:rsidP="002F42E6">
      <w:pPr>
        <w:spacing w:after="0" w:line="240" w:lineRule="auto"/>
        <w:rPr>
          <w:rFonts w:ascii="Arial" w:hAnsi="Arial" w:cs="Arial"/>
        </w:rPr>
      </w:pPr>
      <w:r w:rsidRPr="00597222">
        <w:rPr>
          <w:rFonts w:ascii="Arial" w:hAnsi="Arial" w:cs="Arial"/>
          <w:b/>
          <w:bCs/>
        </w:rPr>
        <w:t>Contexto:</w:t>
      </w:r>
      <w:r w:rsidRPr="00597222">
        <w:rPr>
          <w:rFonts w:ascii="Arial" w:hAnsi="Arial" w:cs="Arial"/>
        </w:rPr>
        <w:br/>
        <w:t xml:space="preserve">O aplicativo </w:t>
      </w:r>
      <w:r w:rsidR="001E5F2F" w:rsidRPr="00597222">
        <w:rPr>
          <w:rFonts w:ascii="Arial" w:hAnsi="Arial" w:cs="Arial"/>
          <w:b/>
          <w:bCs/>
        </w:rPr>
        <w:t>SaúdeCicloDaVida</w:t>
      </w:r>
      <w:r w:rsidRPr="00597222">
        <w:rPr>
          <w:rFonts w:ascii="Arial" w:hAnsi="Arial" w:cs="Arial"/>
        </w:rPr>
        <w:t xml:space="preserve"> tem como objetivo integrar em um único sistema funcionalidades voltadas à gestão da saúde individual. O cadastro é único por usuário e realizado obrigatoriamente no momento do download, permitindo personalização total das funcionalidades com base no perfil clínico e pessoal do indivíduo (idade, peso, altura, morbidades médicas e histórico de saúde).</w:t>
      </w:r>
    </w:p>
    <w:p w14:paraId="11670408" w14:textId="77777777" w:rsidR="002F42E6" w:rsidRPr="00597222" w:rsidRDefault="002F42E6" w:rsidP="002F42E6">
      <w:pPr>
        <w:spacing w:after="0" w:line="240" w:lineRule="auto"/>
        <w:rPr>
          <w:rFonts w:ascii="Arial" w:hAnsi="Arial" w:cs="Arial"/>
          <w:b/>
          <w:bCs/>
        </w:rPr>
      </w:pPr>
      <w:r w:rsidRPr="00597222">
        <w:rPr>
          <w:rFonts w:ascii="Arial" w:hAnsi="Arial" w:cs="Arial"/>
          <w:b/>
          <w:bCs/>
        </w:rPr>
        <w:t>Funcionalidades-Chave:</w:t>
      </w:r>
    </w:p>
    <w:p w14:paraId="38125763" w14:textId="77777777" w:rsidR="002F42E6" w:rsidRPr="00597222" w:rsidRDefault="002F42E6" w:rsidP="002F42E6">
      <w:pPr>
        <w:numPr>
          <w:ilvl w:val="0"/>
          <w:numId w:val="25"/>
        </w:numPr>
        <w:spacing w:after="0" w:line="240" w:lineRule="auto"/>
        <w:rPr>
          <w:rFonts w:ascii="Arial" w:hAnsi="Arial" w:cs="Arial"/>
        </w:rPr>
      </w:pPr>
      <w:r w:rsidRPr="00597222">
        <w:rPr>
          <w:rFonts w:ascii="Arial" w:hAnsi="Arial" w:cs="Arial"/>
          <w:b/>
          <w:bCs/>
        </w:rPr>
        <w:t>Agenda de Medicamentos</w:t>
      </w:r>
    </w:p>
    <w:p w14:paraId="32AF3873"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Cadastro de medicamentos (nome, dosagem, posologia, intervalo).</w:t>
      </w:r>
    </w:p>
    <w:p w14:paraId="07155232"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Organização dos agendamentos em diferentes escalas de tempo (diária, semanal, mensal, anual).</w:t>
      </w:r>
    </w:p>
    <w:p w14:paraId="57FF0767"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Notificações inteligentes para lembrar o usuário dos horários.</w:t>
      </w:r>
    </w:p>
    <w:p w14:paraId="6DCBDFF1"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Registro de conformidade: marcação do medicamento como "tomado" ou "pendente".</w:t>
      </w:r>
    </w:p>
    <w:p w14:paraId="415B2579" w14:textId="77777777" w:rsidR="002F42E6" w:rsidRPr="00597222" w:rsidRDefault="002F42E6" w:rsidP="002F42E6">
      <w:pPr>
        <w:numPr>
          <w:ilvl w:val="0"/>
          <w:numId w:val="25"/>
        </w:numPr>
        <w:spacing w:after="0" w:line="240" w:lineRule="auto"/>
        <w:rPr>
          <w:rFonts w:ascii="Arial" w:hAnsi="Arial" w:cs="Arial"/>
        </w:rPr>
      </w:pPr>
      <w:r w:rsidRPr="00597222">
        <w:rPr>
          <w:rFonts w:ascii="Arial" w:hAnsi="Arial" w:cs="Arial"/>
          <w:b/>
          <w:bCs/>
        </w:rPr>
        <w:t>Agenda de Consultas Médicas</w:t>
      </w:r>
    </w:p>
    <w:p w14:paraId="60B975C9"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Cadastro de consultas médicas com dados detalhados: data, horário, médico, especialidade, local e observações.</w:t>
      </w:r>
    </w:p>
    <w:p w14:paraId="45E89043"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Integração de geolocalização para clínicas, hospitais, prontos-socorros e postos de saúde.</w:t>
      </w:r>
    </w:p>
    <w:p w14:paraId="05F337EE"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Visualização em múltiplas escalas de tempo (diária, semanal, mensal, anual).</w:t>
      </w:r>
    </w:p>
    <w:p w14:paraId="5EB553EA"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Registro pós-consulta: confirmação de comparecimento, emissão de relatórios e histórico de visitas.</w:t>
      </w:r>
    </w:p>
    <w:p w14:paraId="6D612986" w14:textId="77777777" w:rsidR="002F42E6" w:rsidRPr="00597222" w:rsidRDefault="002F42E6" w:rsidP="002F42E6">
      <w:pPr>
        <w:numPr>
          <w:ilvl w:val="0"/>
          <w:numId w:val="25"/>
        </w:numPr>
        <w:spacing w:after="0" w:line="240" w:lineRule="auto"/>
        <w:rPr>
          <w:rFonts w:ascii="Arial" w:hAnsi="Arial" w:cs="Arial"/>
        </w:rPr>
      </w:pPr>
      <w:r w:rsidRPr="00597222">
        <w:rPr>
          <w:rFonts w:ascii="Arial" w:hAnsi="Arial" w:cs="Arial"/>
          <w:b/>
          <w:bCs/>
        </w:rPr>
        <w:t>Geolocalização Integrada</w:t>
      </w:r>
    </w:p>
    <w:p w14:paraId="4382DAA3"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Localização em tempo real de unidades de saúde, farmácias, hospitais e serviços de emergência mais próximos.</w:t>
      </w:r>
    </w:p>
    <w:p w14:paraId="0E0A7ADB"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Sugestão de rotas rápidas com base no tráfego e urgência.</w:t>
      </w:r>
    </w:p>
    <w:p w14:paraId="4317DCA7"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Mapeamento inteligente que se adapta ao histórico de uso e preferências do usuário.</w:t>
      </w:r>
    </w:p>
    <w:p w14:paraId="0578DC3F" w14:textId="77777777" w:rsidR="002F42E6" w:rsidRPr="00597222" w:rsidRDefault="002F42E6" w:rsidP="002F42E6">
      <w:pPr>
        <w:numPr>
          <w:ilvl w:val="0"/>
          <w:numId w:val="25"/>
        </w:numPr>
        <w:spacing w:after="0" w:line="240" w:lineRule="auto"/>
        <w:rPr>
          <w:rFonts w:ascii="Arial" w:hAnsi="Arial" w:cs="Arial"/>
        </w:rPr>
      </w:pPr>
      <w:r w:rsidRPr="00597222">
        <w:rPr>
          <w:rFonts w:ascii="Arial" w:hAnsi="Arial" w:cs="Arial"/>
          <w:b/>
          <w:bCs/>
        </w:rPr>
        <w:t>Confirmação de Atividades</w:t>
      </w:r>
    </w:p>
    <w:p w14:paraId="08A60DBE"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Espaço no app para confirmar a execução das agendas (consultas realizadas e medicamentos ingeridos).</w:t>
      </w:r>
    </w:p>
    <w:p w14:paraId="6569F5FB"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Geração de relatórios de adesão terapêutica.</w:t>
      </w:r>
    </w:p>
    <w:p w14:paraId="2D0E94B9"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Disponibilização de estatísticas para médicos, cuidadores ou familiares autorizados.</w:t>
      </w:r>
    </w:p>
    <w:p w14:paraId="236C3E52" w14:textId="77777777" w:rsidR="002F42E6" w:rsidRPr="00597222" w:rsidRDefault="002F42E6" w:rsidP="002F42E6">
      <w:pPr>
        <w:numPr>
          <w:ilvl w:val="0"/>
          <w:numId w:val="25"/>
        </w:numPr>
        <w:spacing w:after="0" w:line="240" w:lineRule="auto"/>
        <w:rPr>
          <w:rFonts w:ascii="Arial" w:hAnsi="Arial" w:cs="Arial"/>
        </w:rPr>
      </w:pPr>
      <w:r w:rsidRPr="00597222">
        <w:rPr>
          <w:rFonts w:ascii="Arial" w:hAnsi="Arial" w:cs="Arial"/>
          <w:b/>
          <w:bCs/>
        </w:rPr>
        <w:t>Botão de Emergência ("Pânico")</w:t>
      </w:r>
    </w:p>
    <w:p w14:paraId="0A9FA3B6"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Acionamento rápido em casos de risco.</w:t>
      </w:r>
    </w:p>
    <w:p w14:paraId="29584161"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Envio de SMS, WhatsApp ou notificações para contatos de emergência previamente cadastrados.</w:t>
      </w:r>
    </w:p>
    <w:p w14:paraId="39D0EBEC"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Compartilhamento da localização em tempo real.</w:t>
      </w:r>
    </w:p>
    <w:p w14:paraId="1EF793BA"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Registro da ocorrência para acompanhamento posterior.</w:t>
      </w:r>
    </w:p>
    <w:p w14:paraId="1AEB1BFE" w14:textId="77777777" w:rsidR="002F42E6" w:rsidRPr="00597222" w:rsidRDefault="002F42E6" w:rsidP="002F42E6">
      <w:pPr>
        <w:numPr>
          <w:ilvl w:val="0"/>
          <w:numId w:val="25"/>
        </w:numPr>
        <w:spacing w:after="0" w:line="240" w:lineRule="auto"/>
        <w:rPr>
          <w:rFonts w:ascii="Arial" w:hAnsi="Arial" w:cs="Arial"/>
        </w:rPr>
      </w:pPr>
      <w:r w:rsidRPr="00597222">
        <w:rPr>
          <w:rFonts w:ascii="Arial" w:hAnsi="Arial" w:cs="Arial"/>
          <w:b/>
          <w:bCs/>
        </w:rPr>
        <w:t>Integração com Comunicação Externa</w:t>
      </w:r>
    </w:p>
    <w:p w14:paraId="489D9572"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lastRenderedPageBreak/>
        <w:t>Alerta automático para contatos cadastrados (via WhatsApp ou notificações) sobre compromissos do usuário (ex.: lembrete de consulta, aviso de medicamento).</w:t>
      </w:r>
    </w:p>
    <w:p w14:paraId="607B1CC4" w14:textId="77777777" w:rsidR="002F42E6" w:rsidRPr="00597222" w:rsidRDefault="002F42E6" w:rsidP="002F42E6">
      <w:pPr>
        <w:numPr>
          <w:ilvl w:val="1"/>
          <w:numId w:val="25"/>
        </w:numPr>
        <w:spacing w:after="0" w:line="240" w:lineRule="auto"/>
        <w:rPr>
          <w:rFonts w:ascii="Arial" w:hAnsi="Arial" w:cs="Arial"/>
        </w:rPr>
      </w:pPr>
      <w:r w:rsidRPr="00597222">
        <w:rPr>
          <w:rFonts w:ascii="Arial" w:hAnsi="Arial" w:cs="Arial"/>
        </w:rPr>
        <w:t>Permite a inclusão de cuidadores, familiares e profissionais de saúde.</w:t>
      </w:r>
    </w:p>
    <w:p w14:paraId="6E0B69AF" w14:textId="77777777" w:rsidR="002F42E6" w:rsidRPr="00597222" w:rsidRDefault="00000000" w:rsidP="002F42E6">
      <w:pPr>
        <w:spacing w:after="0" w:line="240" w:lineRule="auto"/>
        <w:rPr>
          <w:rFonts w:ascii="Arial" w:hAnsi="Arial" w:cs="Arial"/>
        </w:rPr>
      </w:pPr>
      <w:r>
        <w:rPr>
          <w:rFonts w:ascii="Arial" w:hAnsi="Arial" w:cs="Arial"/>
        </w:rPr>
        <w:pict w14:anchorId="2C87F2D7">
          <v:rect id="_x0000_i1026" style="width:0;height:1.5pt" o:hralign="center" o:hrstd="t" o:hr="t" fillcolor="#a0a0a0" stroked="f"/>
        </w:pict>
      </w:r>
    </w:p>
    <w:p w14:paraId="46E260A6" w14:textId="77777777" w:rsidR="002F42E6" w:rsidRPr="00597222" w:rsidRDefault="002F42E6" w:rsidP="002F42E6">
      <w:pPr>
        <w:spacing w:after="0" w:line="240" w:lineRule="auto"/>
        <w:rPr>
          <w:rFonts w:ascii="Arial" w:hAnsi="Arial" w:cs="Arial"/>
          <w:b/>
          <w:bCs/>
        </w:rPr>
      </w:pPr>
      <w:r w:rsidRPr="00597222">
        <w:rPr>
          <w:rFonts w:ascii="Arial" w:hAnsi="Arial" w:cs="Arial"/>
          <w:b/>
          <w:bCs/>
        </w:rPr>
        <w:t>Estrutura de Perguntas Técnicas Abrangentes (para exploração profissional, acadêmica e tecnológica)</w:t>
      </w:r>
    </w:p>
    <w:p w14:paraId="75A2A6BB" w14:textId="77777777" w:rsidR="002F42E6" w:rsidRPr="00597222" w:rsidRDefault="002F42E6" w:rsidP="002F42E6">
      <w:pPr>
        <w:numPr>
          <w:ilvl w:val="0"/>
          <w:numId w:val="26"/>
        </w:numPr>
        <w:spacing w:after="0" w:line="240" w:lineRule="auto"/>
        <w:rPr>
          <w:rFonts w:ascii="Arial" w:hAnsi="Arial" w:cs="Arial"/>
        </w:rPr>
      </w:pPr>
      <w:r w:rsidRPr="00597222">
        <w:rPr>
          <w:rFonts w:ascii="Arial" w:hAnsi="Arial" w:cs="Arial"/>
          <w:b/>
          <w:bCs/>
        </w:rPr>
        <w:t>Segurança e Privacidade de Dados</w:t>
      </w:r>
    </w:p>
    <w:p w14:paraId="7BE33962"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Quais padrões de criptografia (AES-256, RSA, TLS 1.3) são mais adequados para proteger dados médicos sensíveis no aplicativo?</w:t>
      </w:r>
    </w:p>
    <w:p w14:paraId="571D62B4"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 xml:space="preserve">Como implementar o cumprimento das normas </w:t>
      </w:r>
      <w:r w:rsidRPr="00597222">
        <w:rPr>
          <w:rFonts w:ascii="Arial" w:hAnsi="Arial" w:cs="Arial"/>
          <w:b/>
          <w:bCs/>
        </w:rPr>
        <w:t>LGPD (Brasil)</w:t>
      </w:r>
      <w:r w:rsidRPr="00597222">
        <w:rPr>
          <w:rFonts w:ascii="Arial" w:hAnsi="Arial" w:cs="Arial"/>
        </w:rPr>
        <w:t xml:space="preserve"> e </w:t>
      </w:r>
      <w:r w:rsidRPr="00597222">
        <w:rPr>
          <w:rFonts w:ascii="Arial" w:hAnsi="Arial" w:cs="Arial"/>
          <w:b/>
          <w:bCs/>
        </w:rPr>
        <w:t>HIPAA (EUA)</w:t>
      </w:r>
      <w:r w:rsidRPr="00597222">
        <w:rPr>
          <w:rFonts w:ascii="Arial" w:hAnsi="Arial" w:cs="Arial"/>
        </w:rPr>
        <w:t xml:space="preserve"> em relação a armazenamento e compartilhamento de informações de saúde?</w:t>
      </w:r>
    </w:p>
    <w:p w14:paraId="1D608835"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Qual é a melhor estratégia de autenticação (biometria, MFA, tokens de sessão) para garantir segurança sem comprometer a usabilidade?</w:t>
      </w:r>
    </w:p>
    <w:p w14:paraId="1B56138D" w14:textId="77777777" w:rsidR="002F42E6" w:rsidRPr="00597222" w:rsidRDefault="002F42E6" w:rsidP="002F42E6">
      <w:pPr>
        <w:numPr>
          <w:ilvl w:val="0"/>
          <w:numId w:val="26"/>
        </w:numPr>
        <w:spacing w:after="0" w:line="240" w:lineRule="auto"/>
        <w:rPr>
          <w:rFonts w:ascii="Arial" w:hAnsi="Arial" w:cs="Arial"/>
        </w:rPr>
      </w:pPr>
      <w:r w:rsidRPr="00597222">
        <w:rPr>
          <w:rFonts w:ascii="Arial" w:hAnsi="Arial" w:cs="Arial"/>
          <w:b/>
          <w:bCs/>
        </w:rPr>
        <w:t>Arquitetura e Escalabilidade</w:t>
      </w:r>
    </w:p>
    <w:p w14:paraId="5038C7D6"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 xml:space="preserve">Qual modelo arquitetônico é mais eficiente para este tipo de aplicativo: </w:t>
      </w:r>
      <w:r w:rsidRPr="00597222">
        <w:rPr>
          <w:rFonts w:ascii="Arial" w:hAnsi="Arial" w:cs="Arial"/>
          <w:b/>
          <w:bCs/>
        </w:rPr>
        <w:t>monolito modular</w:t>
      </w:r>
      <w:r w:rsidRPr="00597222">
        <w:rPr>
          <w:rFonts w:ascii="Arial" w:hAnsi="Arial" w:cs="Arial"/>
        </w:rPr>
        <w:t xml:space="preserve">, </w:t>
      </w:r>
      <w:r w:rsidRPr="00597222">
        <w:rPr>
          <w:rFonts w:ascii="Arial" w:hAnsi="Arial" w:cs="Arial"/>
          <w:b/>
          <w:bCs/>
        </w:rPr>
        <w:t>microserviços</w:t>
      </w:r>
      <w:r w:rsidRPr="00597222">
        <w:rPr>
          <w:rFonts w:ascii="Arial" w:hAnsi="Arial" w:cs="Arial"/>
        </w:rPr>
        <w:t xml:space="preserve"> ou </w:t>
      </w:r>
      <w:r w:rsidRPr="00597222">
        <w:rPr>
          <w:rFonts w:ascii="Arial" w:hAnsi="Arial" w:cs="Arial"/>
          <w:b/>
          <w:bCs/>
        </w:rPr>
        <w:t>arquitetura serverless</w:t>
      </w:r>
      <w:r w:rsidRPr="00597222">
        <w:rPr>
          <w:rFonts w:ascii="Arial" w:hAnsi="Arial" w:cs="Arial"/>
        </w:rPr>
        <w:t>?</w:t>
      </w:r>
    </w:p>
    <w:p w14:paraId="2D573EC0"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Como garantir escalabilidade horizontal para suportar picos de acesso (ex.: envio simultâneo de alertas de medicamentos para milhões de usuários)?</w:t>
      </w:r>
    </w:p>
    <w:p w14:paraId="070F15B5"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 xml:space="preserve">De que forma o uso de </w:t>
      </w:r>
      <w:r w:rsidRPr="00597222">
        <w:rPr>
          <w:rFonts w:ascii="Arial" w:hAnsi="Arial" w:cs="Arial"/>
          <w:b/>
          <w:bCs/>
        </w:rPr>
        <w:t>APIs de terceiros</w:t>
      </w:r>
      <w:r w:rsidRPr="00597222">
        <w:rPr>
          <w:rFonts w:ascii="Arial" w:hAnsi="Arial" w:cs="Arial"/>
        </w:rPr>
        <w:t xml:space="preserve"> (Google Maps, Twilio, WhatsApp Business API) pode ser estruturado sem gerar dependências críticas?</w:t>
      </w:r>
    </w:p>
    <w:p w14:paraId="68C07EF1" w14:textId="77777777" w:rsidR="002F42E6" w:rsidRPr="00597222" w:rsidRDefault="002F42E6" w:rsidP="002F42E6">
      <w:pPr>
        <w:numPr>
          <w:ilvl w:val="0"/>
          <w:numId w:val="26"/>
        </w:numPr>
        <w:spacing w:after="0" w:line="240" w:lineRule="auto"/>
        <w:rPr>
          <w:rFonts w:ascii="Arial" w:hAnsi="Arial" w:cs="Arial"/>
        </w:rPr>
      </w:pPr>
      <w:r w:rsidRPr="00597222">
        <w:rPr>
          <w:rFonts w:ascii="Arial" w:hAnsi="Arial" w:cs="Arial"/>
          <w:b/>
          <w:bCs/>
        </w:rPr>
        <w:t>Integração Tecnológica e Inteligência Artificial</w:t>
      </w:r>
    </w:p>
    <w:p w14:paraId="3BD2DA9D"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 xml:space="preserve">Como aplicar </w:t>
      </w:r>
      <w:r w:rsidRPr="00597222">
        <w:rPr>
          <w:rFonts w:ascii="Arial" w:hAnsi="Arial" w:cs="Arial"/>
          <w:b/>
          <w:bCs/>
        </w:rPr>
        <w:t>machine learning</w:t>
      </w:r>
      <w:r w:rsidRPr="00597222">
        <w:rPr>
          <w:rFonts w:ascii="Arial" w:hAnsi="Arial" w:cs="Arial"/>
        </w:rPr>
        <w:t xml:space="preserve"> para prever padrões de adesão ao tratamento e sugerir ajustes personalizados?</w:t>
      </w:r>
    </w:p>
    <w:p w14:paraId="23198491"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 xml:space="preserve">Quais algoritmos de </w:t>
      </w:r>
      <w:r w:rsidRPr="00597222">
        <w:rPr>
          <w:rFonts w:ascii="Arial" w:hAnsi="Arial" w:cs="Arial"/>
          <w:b/>
          <w:bCs/>
        </w:rPr>
        <w:t>IA preditiva</w:t>
      </w:r>
      <w:r w:rsidRPr="00597222">
        <w:rPr>
          <w:rFonts w:ascii="Arial" w:hAnsi="Arial" w:cs="Arial"/>
        </w:rPr>
        <w:t xml:space="preserve"> podem identificar riscos de saúde (ex.: probabilidade de esquecimento de medicação ou não comparecimento em consultas)?</w:t>
      </w:r>
    </w:p>
    <w:p w14:paraId="24FF65C0"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 xml:space="preserve">Como integrar o app a </w:t>
      </w:r>
      <w:r w:rsidRPr="00597222">
        <w:rPr>
          <w:rFonts w:ascii="Arial" w:hAnsi="Arial" w:cs="Arial"/>
          <w:b/>
          <w:bCs/>
        </w:rPr>
        <w:t>dispositivos IoT</w:t>
      </w:r>
      <w:r w:rsidRPr="00597222">
        <w:rPr>
          <w:rFonts w:ascii="Arial" w:hAnsi="Arial" w:cs="Arial"/>
        </w:rPr>
        <w:t xml:space="preserve"> (wearables, smartwatches, medidores de glicemia, oxímetros) para coleta de dados em tempo real?</w:t>
      </w:r>
    </w:p>
    <w:p w14:paraId="74EF3DA1" w14:textId="77777777" w:rsidR="002F42E6" w:rsidRPr="00597222" w:rsidRDefault="002F42E6" w:rsidP="002F42E6">
      <w:pPr>
        <w:numPr>
          <w:ilvl w:val="0"/>
          <w:numId w:val="26"/>
        </w:numPr>
        <w:spacing w:after="0" w:line="240" w:lineRule="auto"/>
        <w:rPr>
          <w:rFonts w:ascii="Arial" w:hAnsi="Arial" w:cs="Arial"/>
        </w:rPr>
      </w:pPr>
      <w:r w:rsidRPr="00597222">
        <w:rPr>
          <w:rFonts w:ascii="Arial" w:hAnsi="Arial" w:cs="Arial"/>
          <w:b/>
          <w:bCs/>
        </w:rPr>
        <w:t>Experiência do Usuário (UX/UI)</w:t>
      </w:r>
    </w:p>
    <w:p w14:paraId="191C4340"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Quais práticas de design inclusivo devem ser aplicadas para atender usuários idosos ou com limitações visuais/motoras?</w:t>
      </w:r>
    </w:p>
    <w:p w14:paraId="6C4CA82B"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Como equilibrar simplicidade da interface com a densidade de informações clínicas?</w:t>
      </w:r>
    </w:p>
    <w:p w14:paraId="53DC631F"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De que forma o app pode personalizar alertas sem gerar fadiga de notificações?</w:t>
      </w:r>
    </w:p>
    <w:p w14:paraId="48D36C82" w14:textId="77777777" w:rsidR="002F42E6" w:rsidRPr="00597222" w:rsidRDefault="002F42E6" w:rsidP="002F42E6">
      <w:pPr>
        <w:numPr>
          <w:ilvl w:val="0"/>
          <w:numId w:val="26"/>
        </w:numPr>
        <w:spacing w:after="0" w:line="240" w:lineRule="auto"/>
        <w:rPr>
          <w:rFonts w:ascii="Arial" w:hAnsi="Arial" w:cs="Arial"/>
        </w:rPr>
      </w:pPr>
      <w:r w:rsidRPr="00597222">
        <w:rPr>
          <w:rFonts w:ascii="Arial" w:hAnsi="Arial" w:cs="Arial"/>
          <w:b/>
          <w:bCs/>
        </w:rPr>
        <w:t>Impacto Acadêmico e Profissional</w:t>
      </w:r>
    </w:p>
    <w:p w14:paraId="71F6A5AB"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Como o aplicativo pode ser usado em pesquisas clínicas para monitoramento de adesão medicamentosa?</w:t>
      </w:r>
    </w:p>
    <w:p w14:paraId="1E3E8749"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Qual metodologia científica pode validar a eficácia do uso do app na melhora de indicadores de saúde (ex.: redução de internações, aumento da adesão terapêutica)?</w:t>
      </w:r>
    </w:p>
    <w:p w14:paraId="5FD8C03A" w14:textId="77777777" w:rsidR="002F42E6" w:rsidRPr="00597222" w:rsidRDefault="002F42E6" w:rsidP="002F42E6">
      <w:pPr>
        <w:numPr>
          <w:ilvl w:val="1"/>
          <w:numId w:val="26"/>
        </w:numPr>
        <w:spacing w:after="0" w:line="240" w:lineRule="auto"/>
        <w:rPr>
          <w:rFonts w:ascii="Arial" w:hAnsi="Arial" w:cs="Arial"/>
        </w:rPr>
      </w:pPr>
      <w:r w:rsidRPr="00597222">
        <w:rPr>
          <w:rFonts w:ascii="Arial" w:hAnsi="Arial" w:cs="Arial"/>
        </w:rPr>
        <w:t xml:space="preserve">Como aplicar </w:t>
      </w:r>
      <w:r w:rsidRPr="00597222">
        <w:rPr>
          <w:rFonts w:ascii="Arial" w:hAnsi="Arial" w:cs="Arial"/>
          <w:b/>
          <w:bCs/>
        </w:rPr>
        <w:t>big data</w:t>
      </w:r>
      <w:r w:rsidRPr="00597222">
        <w:rPr>
          <w:rFonts w:ascii="Arial" w:hAnsi="Arial" w:cs="Arial"/>
        </w:rPr>
        <w:t xml:space="preserve"> e </w:t>
      </w:r>
      <w:r w:rsidRPr="00597222">
        <w:rPr>
          <w:rFonts w:ascii="Arial" w:hAnsi="Arial" w:cs="Arial"/>
          <w:b/>
          <w:bCs/>
        </w:rPr>
        <w:t>análise preditiva</w:t>
      </w:r>
      <w:r w:rsidRPr="00597222">
        <w:rPr>
          <w:rFonts w:ascii="Arial" w:hAnsi="Arial" w:cs="Arial"/>
        </w:rPr>
        <w:t xml:space="preserve"> para identificar padrões populacionais e apoiar políticas públicas de saúde?</w:t>
      </w:r>
    </w:p>
    <w:p w14:paraId="19536091" w14:textId="77777777" w:rsidR="002F42E6" w:rsidRPr="00597222" w:rsidRDefault="00000000" w:rsidP="002F42E6">
      <w:pPr>
        <w:spacing w:after="0" w:line="240" w:lineRule="auto"/>
        <w:rPr>
          <w:rFonts w:ascii="Arial" w:hAnsi="Arial" w:cs="Arial"/>
        </w:rPr>
      </w:pPr>
      <w:r>
        <w:rPr>
          <w:rFonts w:ascii="Arial" w:hAnsi="Arial" w:cs="Arial"/>
        </w:rPr>
        <w:pict w14:anchorId="767BFDB4">
          <v:rect id="_x0000_i1027" style="width:0;height:1.5pt" o:hralign="center" o:hrstd="t" o:hr="t" fillcolor="#a0a0a0" stroked="f"/>
        </w:pict>
      </w:r>
    </w:p>
    <w:p w14:paraId="2EAC58F1" w14:textId="77777777" w:rsidR="002F42E6" w:rsidRPr="00597222" w:rsidRDefault="002F42E6" w:rsidP="002F42E6">
      <w:pPr>
        <w:spacing w:after="0" w:line="240" w:lineRule="auto"/>
        <w:rPr>
          <w:rFonts w:ascii="Arial" w:hAnsi="Arial" w:cs="Arial"/>
        </w:rPr>
      </w:pPr>
      <w:r w:rsidRPr="00597222">
        <w:rPr>
          <w:rFonts w:ascii="Segoe UI Emoji" w:hAnsi="Segoe UI Emoji" w:cs="Segoe UI Emoji"/>
        </w:rPr>
        <w:t>👉</w:t>
      </w:r>
      <w:r w:rsidRPr="00597222">
        <w:rPr>
          <w:rFonts w:ascii="Arial" w:hAnsi="Arial" w:cs="Arial"/>
        </w:rPr>
        <w:t xml:space="preserve"> Esse [novo texto criado] funciona como </w:t>
      </w:r>
      <w:r w:rsidRPr="00597222">
        <w:rPr>
          <w:rFonts w:ascii="Arial" w:hAnsi="Arial" w:cs="Arial"/>
          <w:b/>
          <w:bCs/>
        </w:rPr>
        <w:t>guia estruturado</w:t>
      </w:r>
      <w:r w:rsidRPr="00597222">
        <w:rPr>
          <w:rFonts w:ascii="Arial" w:hAnsi="Arial" w:cs="Arial"/>
        </w:rPr>
        <w:t xml:space="preserve"> para levantar questões investigativas e estratégicas em múltiplos domínios: desenvolvimento de software, segurança digital, engenharia de dados, design de interface, ciências da saúde e até políticas públicas.</w:t>
      </w:r>
    </w:p>
    <w:p w14:paraId="10B54DBD" w14:textId="77777777" w:rsidR="00AD2DF9" w:rsidRPr="00597222" w:rsidRDefault="00AD2DF9" w:rsidP="002F42E6">
      <w:pPr>
        <w:spacing w:after="0" w:line="240" w:lineRule="auto"/>
        <w:rPr>
          <w:rFonts w:ascii="Arial" w:hAnsi="Arial" w:cs="Arial"/>
        </w:rPr>
      </w:pPr>
    </w:p>
    <w:p w14:paraId="55BA8F78" w14:textId="47546C40" w:rsidR="00AD2DF9" w:rsidRPr="00597222" w:rsidRDefault="00AD2DF9" w:rsidP="002F42E6">
      <w:pPr>
        <w:spacing w:after="0" w:line="240" w:lineRule="auto"/>
        <w:rPr>
          <w:rFonts w:ascii="Arial" w:hAnsi="Arial" w:cs="Arial"/>
        </w:rPr>
      </w:pPr>
      <w:r w:rsidRPr="00597222">
        <w:rPr>
          <w:rFonts w:ascii="Arial" w:hAnsi="Arial" w:cs="Arial"/>
        </w:rPr>
        <w:t>===============================================================================</w:t>
      </w:r>
    </w:p>
    <w:p w14:paraId="06C1BA1A" w14:textId="77777777" w:rsidR="00D95370" w:rsidRPr="00597222" w:rsidRDefault="00D95370" w:rsidP="00AD2DF9">
      <w:pPr>
        <w:spacing w:after="0" w:line="240" w:lineRule="auto"/>
        <w:rPr>
          <w:rFonts w:ascii="Arial" w:hAnsi="Arial" w:cs="Arial"/>
          <w:b/>
          <w:bCs/>
        </w:rPr>
      </w:pPr>
    </w:p>
    <w:p w14:paraId="4760FD18" w14:textId="04A7317D" w:rsidR="00AD2DF9" w:rsidRPr="00597222" w:rsidRDefault="00AD2DF9" w:rsidP="00AD2DF9">
      <w:pPr>
        <w:spacing w:after="0" w:line="240" w:lineRule="auto"/>
        <w:rPr>
          <w:rFonts w:ascii="Arial" w:hAnsi="Arial" w:cs="Arial"/>
          <w:b/>
          <w:bCs/>
        </w:rPr>
      </w:pPr>
      <w:r w:rsidRPr="00597222">
        <w:rPr>
          <w:rFonts w:ascii="Arial" w:hAnsi="Arial" w:cs="Arial"/>
          <w:b/>
          <w:bCs/>
        </w:rPr>
        <w:t>Documento de Escopo e Diretrizes para o Desenvolvimento do Aplicativo "</w:t>
      </w:r>
      <w:r w:rsidR="001E5F2F" w:rsidRPr="00597222">
        <w:rPr>
          <w:rFonts w:ascii="Arial" w:hAnsi="Arial" w:cs="Arial"/>
          <w:b/>
          <w:bCs/>
        </w:rPr>
        <w:t>Saúde</w:t>
      </w:r>
      <w:r w:rsidR="00D95370" w:rsidRPr="00597222">
        <w:rPr>
          <w:rFonts w:ascii="Arial" w:hAnsi="Arial" w:cs="Arial"/>
          <w:b/>
          <w:bCs/>
        </w:rPr>
        <w:t xml:space="preserve"> </w:t>
      </w:r>
      <w:r w:rsidR="001E5F2F" w:rsidRPr="00597222">
        <w:rPr>
          <w:rFonts w:ascii="Arial" w:hAnsi="Arial" w:cs="Arial"/>
          <w:b/>
          <w:bCs/>
        </w:rPr>
        <w:t>Ciclo</w:t>
      </w:r>
      <w:r w:rsidR="00D95370" w:rsidRPr="00597222">
        <w:rPr>
          <w:rFonts w:ascii="Arial" w:hAnsi="Arial" w:cs="Arial"/>
          <w:b/>
          <w:bCs/>
        </w:rPr>
        <w:t xml:space="preserve"> da </w:t>
      </w:r>
      <w:r w:rsidR="001E5F2F" w:rsidRPr="00597222">
        <w:rPr>
          <w:rFonts w:ascii="Arial" w:hAnsi="Arial" w:cs="Arial"/>
          <w:b/>
          <w:bCs/>
        </w:rPr>
        <w:t>Vida</w:t>
      </w:r>
      <w:r w:rsidRPr="00597222">
        <w:rPr>
          <w:rFonts w:ascii="Arial" w:hAnsi="Arial" w:cs="Arial"/>
          <w:b/>
          <w:bCs/>
        </w:rPr>
        <w:t>"</w:t>
      </w:r>
    </w:p>
    <w:p w14:paraId="6EDA56AF" w14:textId="21E19EA4" w:rsidR="00AD2DF9" w:rsidRPr="00597222" w:rsidRDefault="00AD2DF9" w:rsidP="00AD2DF9">
      <w:pPr>
        <w:spacing w:after="0" w:line="240" w:lineRule="auto"/>
        <w:rPr>
          <w:rFonts w:ascii="Arial" w:hAnsi="Arial" w:cs="Arial"/>
        </w:rPr>
      </w:pPr>
      <w:r w:rsidRPr="00597222">
        <w:rPr>
          <w:rFonts w:ascii="Arial" w:hAnsi="Arial" w:cs="Arial"/>
          <w:b/>
          <w:bCs/>
        </w:rPr>
        <w:lastRenderedPageBreak/>
        <w:t>1. Visão Geral do Produto:</w:t>
      </w:r>
      <w:r w:rsidRPr="00597222">
        <w:rPr>
          <w:rFonts w:ascii="Arial" w:hAnsi="Arial" w:cs="Arial"/>
        </w:rPr>
        <w:br/>
        <w:t>O "</w:t>
      </w:r>
      <w:r w:rsidR="001E5F2F" w:rsidRPr="00597222">
        <w:rPr>
          <w:rFonts w:ascii="Arial" w:hAnsi="Arial" w:cs="Arial"/>
        </w:rPr>
        <w:t>SaúdeCicloDaVida</w:t>
      </w:r>
      <w:r w:rsidRPr="00597222">
        <w:rPr>
          <w:rFonts w:ascii="Arial" w:hAnsi="Arial" w:cs="Arial"/>
        </w:rPr>
        <w:t xml:space="preserve">" é concebido como uma plataforma digital integrada de gestão de saúde pessoal. Seu objetivo central é empoderar o usuário através da consolidação e automação de suas rotinas de cuidados médicos, promovendo a adesão terapêutica e oferecendo mecanismos ágeis para resposta a </w:t>
      </w:r>
      <w:proofErr w:type="gramStart"/>
      <w:r w:rsidRPr="00597222">
        <w:rPr>
          <w:rFonts w:ascii="Arial" w:hAnsi="Arial" w:cs="Arial"/>
        </w:rPr>
        <w:t>situações de emergência</w:t>
      </w:r>
      <w:proofErr w:type="gramEnd"/>
      <w:r w:rsidRPr="00597222">
        <w:rPr>
          <w:rFonts w:ascii="Arial" w:hAnsi="Arial" w:cs="Arial"/>
        </w:rPr>
        <w:t>. A proposta baseia-se em um cadastro único e personalizado, que serve como fundamento para todas as funcionalidades subsequentes.</w:t>
      </w:r>
    </w:p>
    <w:p w14:paraId="493C7707" w14:textId="77777777" w:rsidR="00AD2DF9" w:rsidRPr="00597222" w:rsidRDefault="00AD2DF9" w:rsidP="00AD2DF9">
      <w:pPr>
        <w:spacing w:after="0" w:line="240" w:lineRule="auto"/>
        <w:rPr>
          <w:rFonts w:ascii="Arial" w:hAnsi="Arial" w:cs="Arial"/>
        </w:rPr>
      </w:pPr>
      <w:r w:rsidRPr="00597222">
        <w:rPr>
          <w:rFonts w:ascii="Arial" w:hAnsi="Arial" w:cs="Arial"/>
          <w:b/>
          <w:bCs/>
        </w:rPr>
        <w:t>2. Módulos Funcionais e Especificações Técnicas:</w:t>
      </w:r>
    </w:p>
    <w:p w14:paraId="2FAF2056" w14:textId="77777777" w:rsidR="00AD2DF9" w:rsidRPr="00597222" w:rsidRDefault="00AD2DF9" w:rsidP="00AD2DF9">
      <w:pPr>
        <w:spacing w:after="0" w:line="240" w:lineRule="auto"/>
        <w:rPr>
          <w:rFonts w:ascii="Arial" w:hAnsi="Arial" w:cs="Arial"/>
        </w:rPr>
      </w:pPr>
      <w:r w:rsidRPr="00597222">
        <w:rPr>
          <w:rFonts w:ascii="Arial" w:hAnsi="Arial" w:cs="Arial"/>
          <w:b/>
          <w:bCs/>
        </w:rPr>
        <w:t>a) Módulo de Perfil do Usuário:</w:t>
      </w:r>
    </w:p>
    <w:p w14:paraId="6C784015" w14:textId="77777777" w:rsidR="00AD2DF9" w:rsidRPr="00597222" w:rsidRDefault="00AD2DF9" w:rsidP="00AD2DF9">
      <w:pPr>
        <w:numPr>
          <w:ilvl w:val="0"/>
          <w:numId w:val="27"/>
        </w:numPr>
        <w:spacing w:after="0" w:line="240" w:lineRule="auto"/>
        <w:rPr>
          <w:rFonts w:ascii="Arial" w:hAnsi="Arial" w:cs="Arial"/>
        </w:rPr>
      </w:pPr>
      <w:r w:rsidRPr="00597222">
        <w:rPr>
          <w:rFonts w:ascii="Arial" w:hAnsi="Arial" w:cs="Arial"/>
          <w:b/>
          <w:bCs/>
        </w:rPr>
        <w:t>Descrição:</w:t>
      </w:r>
      <w:r w:rsidRPr="00597222">
        <w:rPr>
          <w:rFonts w:ascii="Arial" w:hAnsi="Arial" w:cs="Arial"/>
        </w:rPr>
        <w:t> Cadastro inicial unificado que coleta dados antropométricos (idade, peso, altura) e o histórico médico relevante (morbidades, condições crônicas, alergias).</w:t>
      </w:r>
    </w:p>
    <w:p w14:paraId="5C3F5259" w14:textId="77777777" w:rsidR="00AD2DF9" w:rsidRPr="00597222" w:rsidRDefault="00AD2DF9" w:rsidP="00AD2DF9">
      <w:pPr>
        <w:numPr>
          <w:ilvl w:val="0"/>
          <w:numId w:val="27"/>
        </w:numPr>
        <w:spacing w:after="0" w:line="240" w:lineRule="auto"/>
        <w:rPr>
          <w:rFonts w:ascii="Arial" w:hAnsi="Arial" w:cs="Arial"/>
        </w:rPr>
      </w:pPr>
      <w:r w:rsidRPr="00597222">
        <w:rPr>
          <w:rFonts w:ascii="Arial" w:hAnsi="Arial" w:cs="Arial"/>
          <w:b/>
          <w:bCs/>
        </w:rPr>
        <w:t>Aplicação Técnica:</w:t>
      </w:r>
      <w:r w:rsidRPr="00597222">
        <w:rPr>
          <w:rFonts w:ascii="Arial" w:hAnsi="Arial" w:cs="Arial"/>
        </w:rPr>
        <w:t> Este perfil atua como uma base de dados central para personalizar alertas, calcular dosagens (quando aplicável) e contextualizar informações para os módulos de agendamento e emergência.</w:t>
      </w:r>
    </w:p>
    <w:p w14:paraId="04470FC1" w14:textId="77777777" w:rsidR="00AD2DF9" w:rsidRPr="00597222" w:rsidRDefault="00AD2DF9" w:rsidP="00AD2DF9">
      <w:pPr>
        <w:spacing w:after="0" w:line="240" w:lineRule="auto"/>
        <w:rPr>
          <w:rFonts w:ascii="Arial" w:hAnsi="Arial" w:cs="Arial"/>
        </w:rPr>
      </w:pPr>
      <w:r w:rsidRPr="00597222">
        <w:rPr>
          <w:rFonts w:ascii="Arial" w:hAnsi="Arial" w:cs="Arial"/>
          <w:b/>
          <w:bCs/>
        </w:rPr>
        <w:t>b) Módulo de Gestão Farmacológica:</w:t>
      </w:r>
    </w:p>
    <w:p w14:paraId="35341669" w14:textId="77777777" w:rsidR="00AD2DF9" w:rsidRPr="00597222" w:rsidRDefault="00AD2DF9" w:rsidP="00AD2DF9">
      <w:pPr>
        <w:numPr>
          <w:ilvl w:val="0"/>
          <w:numId w:val="28"/>
        </w:numPr>
        <w:spacing w:after="0" w:line="240" w:lineRule="auto"/>
        <w:rPr>
          <w:rFonts w:ascii="Arial" w:hAnsi="Arial" w:cs="Arial"/>
        </w:rPr>
      </w:pPr>
      <w:r w:rsidRPr="00597222">
        <w:rPr>
          <w:rFonts w:ascii="Arial" w:hAnsi="Arial" w:cs="Arial"/>
          <w:b/>
          <w:bCs/>
        </w:rPr>
        <w:t>Descrição:</w:t>
      </w:r>
      <w:r w:rsidRPr="00597222">
        <w:rPr>
          <w:rFonts w:ascii="Arial" w:hAnsi="Arial" w:cs="Arial"/>
        </w:rPr>
        <w:t> Sistema para cadastro, organização e notificação de regimes medicamentosos.</w:t>
      </w:r>
    </w:p>
    <w:p w14:paraId="2A4C95EF" w14:textId="77777777" w:rsidR="00AD2DF9" w:rsidRPr="00597222" w:rsidRDefault="00AD2DF9" w:rsidP="00AD2DF9">
      <w:pPr>
        <w:numPr>
          <w:ilvl w:val="0"/>
          <w:numId w:val="28"/>
        </w:numPr>
        <w:spacing w:after="0" w:line="240" w:lineRule="auto"/>
        <w:rPr>
          <w:rFonts w:ascii="Arial" w:hAnsi="Arial" w:cs="Arial"/>
        </w:rPr>
      </w:pPr>
      <w:r w:rsidRPr="00597222">
        <w:rPr>
          <w:rFonts w:ascii="Arial" w:hAnsi="Arial" w:cs="Arial"/>
          <w:b/>
          <w:bCs/>
        </w:rPr>
        <w:t>Funcionalidades:</w:t>
      </w:r>
    </w:p>
    <w:p w14:paraId="5720B8DB" w14:textId="77777777" w:rsidR="00AD2DF9" w:rsidRPr="00597222" w:rsidRDefault="00AD2DF9" w:rsidP="00AD2DF9">
      <w:pPr>
        <w:numPr>
          <w:ilvl w:val="1"/>
          <w:numId w:val="28"/>
        </w:numPr>
        <w:spacing w:after="0" w:line="240" w:lineRule="auto"/>
        <w:rPr>
          <w:rFonts w:ascii="Arial" w:hAnsi="Arial" w:cs="Arial"/>
        </w:rPr>
      </w:pPr>
      <w:r w:rsidRPr="00597222">
        <w:rPr>
          <w:rFonts w:ascii="Arial" w:hAnsi="Arial" w:cs="Arial"/>
        </w:rPr>
        <w:t>Cadastro de medicamentos (nome, dosagem, forma farmacêutica).</w:t>
      </w:r>
    </w:p>
    <w:p w14:paraId="1D608AE5" w14:textId="77777777" w:rsidR="00AD2DF9" w:rsidRPr="00597222" w:rsidRDefault="00AD2DF9" w:rsidP="00AD2DF9">
      <w:pPr>
        <w:numPr>
          <w:ilvl w:val="1"/>
          <w:numId w:val="28"/>
        </w:numPr>
        <w:spacing w:after="0" w:line="240" w:lineRule="auto"/>
        <w:rPr>
          <w:rFonts w:ascii="Arial" w:hAnsi="Arial" w:cs="Arial"/>
        </w:rPr>
      </w:pPr>
      <w:r w:rsidRPr="00597222">
        <w:rPr>
          <w:rFonts w:ascii="Arial" w:hAnsi="Arial" w:cs="Arial"/>
        </w:rPr>
        <w:t>Agenda com horários personalizados para ingestão.</w:t>
      </w:r>
    </w:p>
    <w:p w14:paraId="1BBD24CC" w14:textId="77777777" w:rsidR="00AD2DF9" w:rsidRPr="00597222" w:rsidRDefault="00AD2DF9" w:rsidP="00AD2DF9">
      <w:pPr>
        <w:numPr>
          <w:ilvl w:val="1"/>
          <w:numId w:val="28"/>
        </w:numPr>
        <w:spacing w:after="0" w:line="240" w:lineRule="auto"/>
        <w:rPr>
          <w:rFonts w:ascii="Arial" w:hAnsi="Arial" w:cs="Arial"/>
        </w:rPr>
      </w:pPr>
      <w:r w:rsidRPr="00597222">
        <w:rPr>
          <w:rFonts w:ascii="Arial" w:hAnsi="Arial" w:cs="Arial"/>
        </w:rPr>
        <w:t>Visualização de cronogramas em vistas diária, semanal, mensal e anual.</w:t>
      </w:r>
    </w:p>
    <w:p w14:paraId="42396307" w14:textId="77777777" w:rsidR="00AD2DF9" w:rsidRPr="00597222" w:rsidRDefault="00AD2DF9" w:rsidP="00AD2DF9">
      <w:pPr>
        <w:numPr>
          <w:ilvl w:val="1"/>
          <w:numId w:val="28"/>
        </w:numPr>
        <w:spacing w:after="0" w:line="240" w:lineRule="auto"/>
        <w:rPr>
          <w:rFonts w:ascii="Arial" w:hAnsi="Arial" w:cs="Arial"/>
        </w:rPr>
      </w:pPr>
      <w:r w:rsidRPr="00597222">
        <w:rPr>
          <w:rFonts w:ascii="Arial" w:hAnsi="Arial" w:cs="Arial"/>
        </w:rPr>
        <w:t>Mecanismo de confirmação ("check-off") para registro de adherence.</w:t>
      </w:r>
    </w:p>
    <w:p w14:paraId="2E98D0DF" w14:textId="77777777" w:rsidR="00AD2DF9" w:rsidRPr="00597222" w:rsidRDefault="00AD2DF9" w:rsidP="00AD2DF9">
      <w:pPr>
        <w:numPr>
          <w:ilvl w:val="0"/>
          <w:numId w:val="28"/>
        </w:numPr>
        <w:spacing w:after="0" w:line="240" w:lineRule="auto"/>
        <w:rPr>
          <w:rFonts w:ascii="Arial" w:hAnsi="Arial" w:cs="Arial"/>
        </w:rPr>
      </w:pPr>
      <w:r w:rsidRPr="00597222">
        <w:rPr>
          <w:rFonts w:ascii="Arial" w:hAnsi="Arial" w:cs="Arial"/>
          <w:b/>
          <w:bCs/>
        </w:rPr>
        <w:t>Aplicação Técnica:</w:t>
      </w:r>
      <w:r w:rsidRPr="00597222">
        <w:rPr>
          <w:rFonts w:ascii="Arial" w:hAnsi="Arial" w:cs="Arial"/>
        </w:rPr>
        <w:t> Envolve o desenvolvimento de um sistema de notificações push inteligente, baseado em cronogramas complexos, com persistência de dados para relatórios de compliance.</w:t>
      </w:r>
    </w:p>
    <w:p w14:paraId="3791BFDF" w14:textId="77777777" w:rsidR="00AD2DF9" w:rsidRPr="00597222" w:rsidRDefault="00AD2DF9" w:rsidP="00AD2DF9">
      <w:pPr>
        <w:spacing w:after="0" w:line="240" w:lineRule="auto"/>
        <w:rPr>
          <w:rFonts w:ascii="Arial" w:hAnsi="Arial" w:cs="Arial"/>
        </w:rPr>
      </w:pPr>
      <w:r w:rsidRPr="00597222">
        <w:rPr>
          <w:rFonts w:ascii="Arial" w:hAnsi="Arial" w:cs="Arial"/>
          <w:b/>
          <w:bCs/>
        </w:rPr>
        <w:t>c) Módulo de Gestão de Consultas e Serviços de Saúde:</w:t>
      </w:r>
    </w:p>
    <w:p w14:paraId="6D7AA513" w14:textId="77777777" w:rsidR="00AD2DF9" w:rsidRPr="00597222" w:rsidRDefault="00AD2DF9" w:rsidP="00AD2DF9">
      <w:pPr>
        <w:numPr>
          <w:ilvl w:val="0"/>
          <w:numId w:val="29"/>
        </w:numPr>
        <w:spacing w:after="0" w:line="240" w:lineRule="auto"/>
        <w:rPr>
          <w:rFonts w:ascii="Arial" w:hAnsi="Arial" w:cs="Arial"/>
        </w:rPr>
      </w:pPr>
      <w:r w:rsidRPr="00597222">
        <w:rPr>
          <w:rFonts w:ascii="Arial" w:hAnsi="Arial" w:cs="Arial"/>
          <w:b/>
          <w:bCs/>
        </w:rPr>
        <w:t>Descrição:</w:t>
      </w:r>
      <w:r w:rsidRPr="00597222">
        <w:rPr>
          <w:rFonts w:ascii="Arial" w:hAnsi="Arial" w:cs="Arial"/>
        </w:rPr>
        <w:t> Agenda integrada para o gerenciamento de compromissos médicos e localização de estabelecimentos de saúde.</w:t>
      </w:r>
    </w:p>
    <w:p w14:paraId="151BCCA8" w14:textId="77777777" w:rsidR="00AD2DF9" w:rsidRPr="00597222" w:rsidRDefault="00AD2DF9" w:rsidP="00AD2DF9">
      <w:pPr>
        <w:numPr>
          <w:ilvl w:val="0"/>
          <w:numId w:val="29"/>
        </w:numPr>
        <w:spacing w:after="0" w:line="240" w:lineRule="auto"/>
        <w:rPr>
          <w:rFonts w:ascii="Arial" w:hAnsi="Arial" w:cs="Arial"/>
        </w:rPr>
      </w:pPr>
      <w:r w:rsidRPr="00597222">
        <w:rPr>
          <w:rFonts w:ascii="Arial" w:hAnsi="Arial" w:cs="Arial"/>
          <w:b/>
          <w:bCs/>
        </w:rPr>
        <w:t>Funcionalidades:</w:t>
      </w:r>
    </w:p>
    <w:p w14:paraId="6686FB28" w14:textId="77777777" w:rsidR="00AD2DF9" w:rsidRPr="00597222" w:rsidRDefault="00AD2DF9" w:rsidP="00AD2DF9">
      <w:pPr>
        <w:numPr>
          <w:ilvl w:val="1"/>
          <w:numId w:val="29"/>
        </w:numPr>
        <w:spacing w:after="0" w:line="240" w:lineRule="auto"/>
        <w:rPr>
          <w:rFonts w:ascii="Arial" w:hAnsi="Arial" w:cs="Arial"/>
        </w:rPr>
      </w:pPr>
      <w:r w:rsidRPr="00597222">
        <w:rPr>
          <w:rFonts w:ascii="Arial" w:hAnsi="Arial" w:cs="Arial"/>
        </w:rPr>
        <w:t>Agenda de consultas (data, horário, profissional, especialidade, endereço).</w:t>
      </w:r>
    </w:p>
    <w:p w14:paraId="635E1B39" w14:textId="77777777" w:rsidR="00AD2DF9" w:rsidRPr="00597222" w:rsidRDefault="00AD2DF9" w:rsidP="00AD2DF9">
      <w:pPr>
        <w:numPr>
          <w:ilvl w:val="1"/>
          <w:numId w:val="29"/>
        </w:numPr>
        <w:spacing w:after="0" w:line="240" w:lineRule="auto"/>
        <w:rPr>
          <w:rFonts w:ascii="Arial" w:hAnsi="Arial" w:cs="Arial"/>
        </w:rPr>
      </w:pPr>
      <w:r w:rsidRPr="00597222">
        <w:rPr>
          <w:rFonts w:ascii="Arial" w:hAnsi="Arial" w:cs="Arial"/>
        </w:rPr>
        <w:t>Visualização de agendas em vistas diária, semanal, mensal e anual.</w:t>
      </w:r>
    </w:p>
    <w:p w14:paraId="2C4756EA" w14:textId="77777777" w:rsidR="00AD2DF9" w:rsidRPr="00597222" w:rsidRDefault="00AD2DF9" w:rsidP="00AD2DF9">
      <w:pPr>
        <w:numPr>
          <w:ilvl w:val="1"/>
          <w:numId w:val="29"/>
        </w:numPr>
        <w:spacing w:after="0" w:line="240" w:lineRule="auto"/>
        <w:rPr>
          <w:rFonts w:ascii="Arial" w:hAnsi="Arial" w:cs="Arial"/>
        </w:rPr>
      </w:pPr>
      <w:r w:rsidRPr="00597222">
        <w:rPr>
          <w:rFonts w:ascii="Arial" w:hAnsi="Arial" w:cs="Arial"/>
        </w:rPr>
        <w:t>Integração com serviços de mapas (geolocalização) para visualização e cálculo de rotas para clínicas, hospitais, postos de saúde e farmácias.</w:t>
      </w:r>
    </w:p>
    <w:p w14:paraId="47DE167D" w14:textId="77777777" w:rsidR="00AD2DF9" w:rsidRPr="00597222" w:rsidRDefault="00AD2DF9" w:rsidP="00AD2DF9">
      <w:pPr>
        <w:numPr>
          <w:ilvl w:val="1"/>
          <w:numId w:val="29"/>
        </w:numPr>
        <w:spacing w:after="0" w:line="240" w:lineRule="auto"/>
        <w:rPr>
          <w:rFonts w:ascii="Arial" w:hAnsi="Arial" w:cs="Arial"/>
        </w:rPr>
      </w:pPr>
      <w:r w:rsidRPr="00597222">
        <w:rPr>
          <w:rFonts w:ascii="Arial" w:hAnsi="Arial" w:cs="Arial"/>
        </w:rPr>
        <w:t>Mecanismo de confirmação de comparecimento.</w:t>
      </w:r>
    </w:p>
    <w:p w14:paraId="2E119E31" w14:textId="77777777" w:rsidR="00AD2DF9" w:rsidRPr="00597222" w:rsidRDefault="00AD2DF9" w:rsidP="00AD2DF9">
      <w:pPr>
        <w:numPr>
          <w:ilvl w:val="0"/>
          <w:numId w:val="29"/>
        </w:numPr>
        <w:spacing w:after="0" w:line="240" w:lineRule="auto"/>
        <w:rPr>
          <w:rFonts w:ascii="Arial" w:hAnsi="Arial" w:cs="Arial"/>
        </w:rPr>
      </w:pPr>
      <w:r w:rsidRPr="00597222">
        <w:rPr>
          <w:rFonts w:ascii="Arial" w:hAnsi="Arial" w:cs="Arial"/>
          <w:b/>
          <w:bCs/>
        </w:rPr>
        <w:t>Aplicação Técnica:</w:t>
      </w:r>
      <w:r w:rsidRPr="00597222">
        <w:rPr>
          <w:rFonts w:ascii="Arial" w:hAnsi="Arial" w:cs="Arial"/>
        </w:rPr>
        <w:t> Requer integração com APIs de geolocalização (ex.: Google Maps, MapKit) e gestão de permissões de localização em tempo real e em background.</w:t>
      </w:r>
    </w:p>
    <w:p w14:paraId="74EE7D0A" w14:textId="77777777" w:rsidR="00AD2DF9" w:rsidRPr="00597222" w:rsidRDefault="00AD2DF9" w:rsidP="00AD2DF9">
      <w:pPr>
        <w:spacing w:after="0" w:line="240" w:lineRule="auto"/>
        <w:rPr>
          <w:rFonts w:ascii="Arial" w:hAnsi="Arial" w:cs="Arial"/>
        </w:rPr>
      </w:pPr>
      <w:r w:rsidRPr="00597222">
        <w:rPr>
          <w:rFonts w:ascii="Arial" w:hAnsi="Arial" w:cs="Arial"/>
          <w:b/>
          <w:bCs/>
        </w:rPr>
        <w:t>d) Módulo de Emergência e Notificações:</w:t>
      </w:r>
    </w:p>
    <w:p w14:paraId="7C3FCE28" w14:textId="77777777" w:rsidR="00AD2DF9" w:rsidRPr="00597222" w:rsidRDefault="00AD2DF9" w:rsidP="00AD2DF9">
      <w:pPr>
        <w:numPr>
          <w:ilvl w:val="0"/>
          <w:numId w:val="30"/>
        </w:numPr>
        <w:spacing w:after="0" w:line="240" w:lineRule="auto"/>
        <w:rPr>
          <w:rFonts w:ascii="Arial" w:hAnsi="Arial" w:cs="Arial"/>
        </w:rPr>
      </w:pPr>
      <w:r w:rsidRPr="00597222">
        <w:rPr>
          <w:rFonts w:ascii="Arial" w:hAnsi="Arial" w:cs="Arial"/>
          <w:b/>
          <w:bCs/>
        </w:rPr>
        <w:t>Descrição:</w:t>
      </w:r>
      <w:r w:rsidRPr="00597222">
        <w:rPr>
          <w:rFonts w:ascii="Arial" w:hAnsi="Arial" w:cs="Arial"/>
        </w:rPr>
        <w:t> Protocolo de ação rápida para situações de crise.</w:t>
      </w:r>
    </w:p>
    <w:p w14:paraId="36D4D988" w14:textId="77777777" w:rsidR="00AD2DF9" w:rsidRPr="00597222" w:rsidRDefault="00AD2DF9" w:rsidP="00AD2DF9">
      <w:pPr>
        <w:numPr>
          <w:ilvl w:val="0"/>
          <w:numId w:val="30"/>
        </w:numPr>
        <w:spacing w:after="0" w:line="240" w:lineRule="auto"/>
        <w:rPr>
          <w:rFonts w:ascii="Arial" w:hAnsi="Arial" w:cs="Arial"/>
        </w:rPr>
      </w:pPr>
      <w:r w:rsidRPr="00597222">
        <w:rPr>
          <w:rFonts w:ascii="Arial" w:hAnsi="Arial" w:cs="Arial"/>
          <w:b/>
          <w:bCs/>
        </w:rPr>
        <w:t>Funcionalidades:</w:t>
      </w:r>
    </w:p>
    <w:p w14:paraId="1EA9F9C5" w14:textId="77777777" w:rsidR="00AD2DF9" w:rsidRPr="00597222" w:rsidRDefault="00AD2DF9" w:rsidP="00AD2DF9">
      <w:pPr>
        <w:numPr>
          <w:ilvl w:val="1"/>
          <w:numId w:val="30"/>
        </w:numPr>
        <w:spacing w:after="0" w:line="240" w:lineRule="auto"/>
        <w:rPr>
          <w:rFonts w:ascii="Arial" w:hAnsi="Arial" w:cs="Arial"/>
        </w:rPr>
      </w:pPr>
      <w:r w:rsidRPr="00597222">
        <w:rPr>
          <w:rFonts w:ascii="Arial" w:hAnsi="Arial" w:cs="Arial"/>
        </w:rPr>
        <w:t>"Botão de Pânico" que, ao ser acionado, dispara mensagens de alerta via SMS, WhatsApp e notificações push para uma lista de contatos de emergência predefinida.</w:t>
      </w:r>
    </w:p>
    <w:p w14:paraId="79DFB95A" w14:textId="77777777" w:rsidR="00AD2DF9" w:rsidRPr="00597222" w:rsidRDefault="00AD2DF9" w:rsidP="00AD2DF9">
      <w:pPr>
        <w:numPr>
          <w:ilvl w:val="1"/>
          <w:numId w:val="30"/>
        </w:numPr>
        <w:spacing w:after="0" w:line="240" w:lineRule="auto"/>
        <w:rPr>
          <w:rFonts w:ascii="Arial" w:hAnsi="Arial" w:cs="Arial"/>
        </w:rPr>
      </w:pPr>
      <w:r w:rsidRPr="00597222">
        <w:rPr>
          <w:rFonts w:ascii="Arial" w:hAnsi="Arial" w:cs="Arial"/>
        </w:rPr>
        <w:t>Inclusão automática da localização em tempo real do usuário no alerta.</w:t>
      </w:r>
    </w:p>
    <w:p w14:paraId="16D6BA24" w14:textId="77777777" w:rsidR="00AD2DF9" w:rsidRPr="00597222" w:rsidRDefault="00AD2DF9" w:rsidP="00AD2DF9">
      <w:pPr>
        <w:numPr>
          <w:ilvl w:val="1"/>
          <w:numId w:val="30"/>
        </w:numPr>
        <w:spacing w:after="0" w:line="240" w:lineRule="auto"/>
        <w:rPr>
          <w:rFonts w:ascii="Arial" w:hAnsi="Arial" w:cs="Arial"/>
        </w:rPr>
      </w:pPr>
      <w:r w:rsidRPr="00597222">
        <w:rPr>
          <w:rFonts w:ascii="Arial" w:hAnsi="Arial" w:cs="Arial"/>
        </w:rPr>
        <w:t>Sistema de lembretes proativos que notificam os contatos de emergência sobre compromissos importantes (consultas, medicamentos críticos).</w:t>
      </w:r>
    </w:p>
    <w:p w14:paraId="46AFC813" w14:textId="77777777" w:rsidR="00AD2DF9" w:rsidRPr="00597222" w:rsidRDefault="00AD2DF9" w:rsidP="00AD2DF9">
      <w:pPr>
        <w:numPr>
          <w:ilvl w:val="0"/>
          <w:numId w:val="30"/>
        </w:numPr>
        <w:spacing w:after="0" w:line="240" w:lineRule="auto"/>
        <w:rPr>
          <w:rFonts w:ascii="Arial" w:hAnsi="Arial" w:cs="Arial"/>
        </w:rPr>
      </w:pPr>
      <w:r w:rsidRPr="00597222">
        <w:rPr>
          <w:rFonts w:ascii="Arial" w:hAnsi="Arial" w:cs="Arial"/>
          <w:b/>
          <w:bCs/>
        </w:rPr>
        <w:t>Aplicação Técnica:</w:t>
      </w:r>
      <w:r w:rsidRPr="00597222">
        <w:rPr>
          <w:rFonts w:ascii="Arial" w:hAnsi="Arial" w:cs="Arial"/>
        </w:rPr>
        <w:t> Desenvolvimento crítico que envolve acesso a serviços de mensageria (API WhatsApp Business, gateways SMS), permissões de localização contínua e definição de protocolos de comunicação para garantir baixa latência.</w:t>
      </w:r>
    </w:p>
    <w:p w14:paraId="609B684D" w14:textId="77777777" w:rsidR="00AD2DF9" w:rsidRPr="00597222" w:rsidRDefault="00000000" w:rsidP="00AD2DF9">
      <w:pPr>
        <w:spacing w:after="0" w:line="240" w:lineRule="auto"/>
        <w:rPr>
          <w:rFonts w:ascii="Arial" w:hAnsi="Arial" w:cs="Arial"/>
        </w:rPr>
      </w:pPr>
      <w:r>
        <w:rPr>
          <w:rFonts w:ascii="Arial" w:hAnsi="Arial" w:cs="Arial"/>
        </w:rPr>
        <w:pict w14:anchorId="294B4348">
          <v:rect id="_x0000_i1028" style="width:0;height:.75pt" o:hralign="center" o:hrstd="t" o:hr="t" fillcolor="#a0a0a0" stroked="f"/>
        </w:pict>
      </w:r>
    </w:p>
    <w:p w14:paraId="44FD454A" w14:textId="77777777" w:rsidR="00AD2DF9" w:rsidRPr="00597222" w:rsidRDefault="00AD2DF9" w:rsidP="00AD2DF9">
      <w:pPr>
        <w:spacing w:after="0" w:line="240" w:lineRule="auto"/>
        <w:rPr>
          <w:rFonts w:ascii="Arial" w:hAnsi="Arial" w:cs="Arial"/>
          <w:b/>
          <w:bCs/>
        </w:rPr>
      </w:pPr>
      <w:r w:rsidRPr="00597222">
        <w:rPr>
          <w:rFonts w:ascii="Arial" w:hAnsi="Arial" w:cs="Arial"/>
          <w:b/>
          <w:bCs/>
        </w:rPr>
        <w:t>Perguntas Orientadoras para o Desenvolvimento Técnico e Acadêmico</w:t>
      </w:r>
    </w:p>
    <w:p w14:paraId="4357F043" w14:textId="135285AF" w:rsidR="00AD2DF9" w:rsidRPr="00597222" w:rsidRDefault="00AD2DF9" w:rsidP="00AD2DF9">
      <w:pPr>
        <w:spacing w:after="0" w:line="240" w:lineRule="auto"/>
        <w:rPr>
          <w:rFonts w:ascii="Arial" w:hAnsi="Arial" w:cs="Arial"/>
        </w:rPr>
      </w:pPr>
      <w:r w:rsidRPr="00597222">
        <w:rPr>
          <w:rFonts w:ascii="Arial" w:hAnsi="Arial" w:cs="Arial"/>
        </w:rPr>
        <w:t>Com base na especificação do "</w:t>
      </w:r>
      <w:r w:rsidR="001E5F2F" w:rsidRPr="00597222">
        <w:rPr>
          <w:rFonts w:ascii="Arial" w:hAnsi="Arial" w:cs="Arial"/>
        </w:rPr>
        <w:t>SaúdeCicloDaVida</w:t>
      </w:r>
      <w:r w:rsidRPr="00597222">
        <w:rPr>
          <w:rFonts w:ascii="Arial" w:hAnsi="Arial" w:cs="Arial"/>
        </w:rPr>
        <w:t>", as seguintes questões visam aprofundar a investigação e aplicação dos conceitos em diversas áreas do conhecimento:</w:t>
      </w:r>
    </w:p>
    <w:p w14:paraId="1FA92604" w14:textId="77777777" w:rsidR="00AD2DF9" w:rsidRPr="00597222" w:rsidRDefault="00AD2DF9" w:rsidP="00AD2DF9">
      <w:pPr>
        <w:spacing w:after="0" w:line="240" w:lineRule="auto"/>
        <w:rPr>
          <w:rFonts w:ascii="Arial" w:hAnsi="Arial" w:cs="Arial"/>
        </w:rPr>
      </w:pPr>
      <w:r w:rsidRPr="00597222">
        <w:rPr>
          <w:rFonts w:ascii="Arial" w:hAnsi="Arial" w:cs="Arial"/>
          <w:b/>
          <w:bCs/>
        </w:rPr>
        <w:t>1. Arquitetura de Software e Engenharia de Dados:</w:t>
      </w:r>
    </w:p>
    <w:p w14:paraId="37241B9B" w14:textId="77777777" w:rsidR="00AD2DF9" w:rsidRPr="00597222" w:rsidRDefault="00AD2DF9" w:rsidP="00AD2DF9">
      <w:pPr>
        <w:numPr>
          <w:ilvl w:val="0"/>
          <w:numId w:val="31"/>
        </w:numPr>
        <w:spacing w:after="0" w:line="240" w:lineRule="auto"/>
        <w:rPr>
          <w:rFonts w:ascii="Arial" w:hAnsi="Arial" w:cs="Arial"/>
        </w:rPr>
      </w:pPr>
      <w:r w:rsidRPr="00597222">
        <w:rPr>
          <w:rFonts w:ascii="Arial" w:hAnsi="Arial" w:cs="Arial"/>
        </w:rPr>
        <w:lastRenderedPageBreak/>
        <w:t>Qual é a estrutura ideal de banco de dados (SQL vs. NoSQL) para gerenciar eficientemente os dados complexos e inter-relacionados do usuário (perfil, agendas históricas, localização)?</w:t>
      </w:r>
    </w:p>
    <w:p w14:paraId="7F43CCF7" w14:textId="77777777" w:rsidR="00AD2DF9" w:rsidRPr="00597222" w:rsidRDefault="00AD2DF9" w:rsidP="00AD2DF9">
      <w:pPr>
        <w:numPr>
          <w:ilvl w:val="0"/>
          <w:numId w:val="31"/>
        </w:numPr>
        <w:spacing w:after="0" w:line="240" w:lineRule="auto"/>
        <w:rPr>
          <w:rFonts w:ascii="Arial" w:hAnsi="Arial" w:cs="Arial"/>
        </w:rPr>
      </w:pPr>
      <w:r w:rsidRPr="00597222">
        <w:rPr>
          <w:rFonts w:ascii="Arial" w:hAnsi="Arial" w:cs="Arial"/>
        </w:rPr>
        <w:t>Como implementar um sistema de notificações escalável e confiável que garanta a entrega de alertas críticos, mesmo em condições de rede instável?</w:t>
      </w:r>
    </w:p>
    <w:p w14:paraId="671B20C1" w14:textId="77777777" w:rsidR="00AD2DF9" w:rsidRPr="00597222" w:rsidRDefault="00AD2DF9" w:rsidP="00AD2DF9">
      <w:pPr>
        <w:numPr>
          <w:ilvl w:val="0"/>
          <w:numId w:val="31"/>
        </w:numPr>
        <w:spacing w:after="0" w:line="240" w:lineRule="auto"/>
        <w:rPr>
          <w:rFonts w:ascii="Arial" w:hAnsi="Arial" w:cs="Arial"/>
        </w:rPr>
      </w:pPr>
      <w:r w:rsidRPr="00597222">
        <w:rPr>
          <w:rFonts w:ascii="Arial" w:hAnsi="Arial" w:cs="Arial"/>
        </w:rPr>
        <w:t>Quais padrões de arquitetura (ex.: MVC, Clean Architecture) são mais adequados para garantir a manutenibilidade e escalabilidade do aplicativo?</w:t>
      </w:r>
    </w:p>
    <w:p w14:paraId="16C4843A" w14:textId="77777777" w:rsidR="00AD2DF9" w:rsidRPr="00597222" w:rsidRDefault="00AD2DF9" w:rsidP="00AD2DF9">
      <w:pPr>
        <w:spacing w:after="0" w:line="240" w:lineRule="auto"/>
        <w:rPr>
          <w:rFonts w:ascii="Arial" w:hAnsi="Arial" w:cs="Arial"/>
        </w:rPr>
      </w:pPr>
      <w:r w:rsidRPr="00597222">
        <w:rPr>
          <w:rFonts w:ascii="Arial" w:hAnsi="Arial" w:cs="Arial"/>
          <w:b/>
          <w:bCs/>
        </w:rPr>
        <w:t>2. Experiência do Usuário (UX) e Interface do Usuário (UI):</w:t>
      </w:r>
    </w:p>
    <w:p w14:paraId="0C115F11" w14:textId="77777777" w:rsidR="00AD2DF9" w:rsidRPr="00597222" w:rsidRDefault="00AD2DF9" w:rsidP="00AD2DF9">
      <w:pPr>
        <w:numPr>
          <w:ilvl w:val="0"/>
          <w:numId w:val="32"/>
        </w:numPr>
        <w:spacing w:after="0" w:line="240" w:lineRule="auto"/>
        <w:rPr>
          <w:rFonts w:ascii="Arial" w:hAnsi="Arial" w:cs="Arial"/>
        </w:rPr>
      </w:pPr>
      <w:r w:rsidRPr="00597222">
        <w:rPr>
          <w:rFonts w:ascii="Arial" w:hAnsi="Arial" w:cs="Arial"/>
        </w:rPr>
        <w:t>Quais princípios de Design Centrado no Humano (Human-Centered Design) devem ser aplicados para tornar a interface acessível a usuários de diferentes faixas etárias e níveis de alfabetização digital, especialmente idosos?</w:t>
      </w:r>
    </w:p>
    <w:p w14:paraId="1178D948" w14:textId="77777777" w:rsidR="00AD2DF9" w:rsidRPr="00597222" w:rsidRDefault="00AD2DF9" w:rsidP="00AD2DF9">
      <w:pPr>
        <w:numPr>
          <w:ilvl w:val="0"/>
          <w:numId w:val="32"/>
        </w:numPr>
        <w:spacing w:after="0" w:line="240" w:lineRule="auto"/>
        <w:rPr>
          <w:rFonts w:ascii="Arial" w:hAnsi="Arial" w:cs="Arial"/>
        </w:rPr>
      </w:pPr>
      <w:r w:rsidRPr="00597222">
        <w:rPr>
          <w:rFonts w:ascii="Arial" w:hAnsi="Arial" w:cs="Arial"/>
        </w:rPr>
        <w:t>Como projetar fluxos de navegação intuitivos que permitam o acesso rápido a funcionalidades críticas, como o "Botão de Pânico", sob condições de estresse?</w:t>
      </w:r>
    </w:p>
    <w:p w14:paraId="64346B48" w14:textId="77777777" w:rsidR="00AD2DF9" w:rsidRPr="00597222" w:rsidRDefault="00AD2DF9" w:rsidP="00AD2DF9">
      <w:pPr>
        <w:numPr>
          <w:ilvl w:val="0"/>
          <w:numId w:val="32"/>
        </w:numPr>
        <w:spacing w:after="0" w:line="240" w:lineRule="auto"/>
        <w:rPr>
          <w:rFonts w:ascii="Arial" w:hAnsi="Arial" w:cs="Arial"/>
        </w:rPr>
      </w:pPr>
      <w:r w:rsidRPr="00597222">
        <w:rPr>
          <w:rFonts w:ascii="Arial" w:hAnsi="Arial" w:cs="Arial"/>
        </w:rPr>
        <w:t>Quais são as melhores práticas de usabilidade para a visualização de agendas complexas (diária, semanal, mensal) em dispositivos móveis?</w:t>
      </w:r>
    </w:p>
    <w:p w14:paraId="4A0497FA" w14:textId="77777777" w:rsidR="00AD2DF9" w:rsidRPr="00597222" w:rsidRDefault="00AD2DF9" w:rsidP="00AD2DF9">
      <w:pPr>
        <w:spacing w:after="0" w:line="240" w:lineRule="auto"/>
        <w:rPr>
          <w:rFonts w:ascii="Arial" w:hAnsi="Arial" w:cs="Arial"/>
        </w:rPr>
      </w:pPr>
      <w:r w:rsidRPr="00597222">
        <w:rPr>
          <w:rFonts w:ascii="Arial" w:hAnsi="Arial" w:cs="Arial"/>
          <w:b/>
          <w:bCs/>
        </w:rPr>
        <w:t>3. Segurança da Informação e Privacidade (LGPD):</w:t>
      </w:r>
    </w:p>
    <w:p w14:paraId="2D471E19" w14:textId="77777777" w:rsidR="00AD2DF9" w:rsidRPr="00597222" w:rsidRDefault="00AD2DF9" w:rsidP="00AD2DF9">
      <w:pPr>
        <w:numPr>
          <w:ilvl w:val="0"/>
          <w:numId w:val="33"/>
        </w:numPr>
        <w:spacing w:after="0" w:line="240" w:lineRule="auto"/>
        <w:rPr>
          <w:rFonts w:ascii="Arial" w:hAnsi="Arial" w:cs="Arial"/>
        </w:rPr>
      </w:pPr>
      <w:r w:rsidRPr="00597222">
        <w:rPr>
          <w:rFonts w:ascii="Arial" w:hAnsi="Arial" w:cs="Arial"/>
        </w:rPr>
        <w:t>Quais protocolos de criptografia (ex.: AES-256 para dados em repouso, TLS 1.3 para dados em trânsito) devem ser implementados para proteger as informações sensíveis de saúde do usuário?</w:t>
      </w:r>
    </w:p>
    <w:p w14:paraId="1C5A7B7A" w14:textId="77777777" w:rsidR="00AD2DF9" w:rsidRPr="00597222" w:rsidRDefault="00AD2DF9" w:rsidP="00AD2DF9">
      <w:pPr>
        <w:numPr>
          <w:ilvl w:val="0"/>
          <w:numId w:val="33"/>
        </w:numPr>
        <w:spacing w:after="0" w:line="240" w:lineRule="auto"/>
        <w:rPr>
          <w:rFonts w:ascii="Arial" w:hAnsi="Arial" w:cs="Arial"/>
        </w:rPr>
      </w:pPr>
      <w:r w:rsidRPr="00597222">
        <w:rPr>
          <w:rFonts w:ascii="Arial" w:hAnsi="Arial" w:cs="Arial"/>
        </w:rPr>
        <w:t>Como projetar o consentimento explícito e a gestão de permissões de forma transparente, em total conformidade com a Lei Geral de Proteção de Dados (LGPD)?</w:t>
      </w:r>
    </w:p>
    <w:p w14:paraId="563FBB5B" w14:textId="77777777" w:rsidR="00AD2DF9" w:rsidRPr="00597222" w:rsidRDefault="00AD2DF9" w:rsidP="00AD2DF9">
      <w:pPr>
        <w:numPr>
          <w:ilvl w:val="0"/>
          <w:numId w:val="33"/>
        </w:numPr>
        <w:spacing w:after="0" w:line="240" w:lineRule="auto"/>
        <w:rPr>
          <w:rFonts w:ascii="Arial" w:hAnsi="Arial" w:cs="Arial"/>
        </w:rPr>
      </w:pPr>
      <w:r w:rsidRPr="00597222">
        <w:rPr>
          <w:rFonts w:ascii="Arial" w:hAnsi="Arial" w:cs="Arial"/>
        </w:rPr>
        <w:t>Qual a estratégia para anonimização de dados para fins de pesquisa acadêmica, preservando a privacidade dos usuários?</w:t>
      </w:r>
    </w:p>
    <w:p w14:paraId="66036933" w14:textId="77777777" w:rsidR="00AD2DF9" w:rsidRPr="00597222" w:rsidRDefault="00AD2DF9" w:rsidP="00AD2DF9">
      <w:pPr>
        <w:spacing w:after="0" w:line="240" w:lineRule="auto"/>
        <w:rPr>
          <w:rFonts w:ascii="Arial" w:hAnsi="Arial" w:cs="Arial"/>
        </w:rPr>
      </w:pPr>
      <w:r w:rsidRPr="00597222">
        <w:rPr>
          <w:rFonts w:ascii="Arial" w:hAnsi="Arial" w:cs="Arial"/>
          <w:b/>
          <w:bCs/>
        </w:rPr>
        <w:t>4. Saúde Pública e Telemedicina:</w:t>
      </w:r>
    </w:p>
    <w:p w14:paraId="2BE7ACE2" w14:textId="77777777" w:rsidR="00AD2DF9" w:rsidRPr="00597222" w:rsidRDefault="00AD2DF9" w:rsidP="00AD2DF9">
      <w:pPr>
        <w:numPr>
          <w:ilvl w:val="0"/>
          <w:numId w:val="34"/>
        </w:numPr>
        <w:spacing w:after="0" w:line="240" w:lineRule="auto"/>
        <w:rPr>
          <w:rFonts w:ascii="Arial" w:hAnsi="Arial" w:cs="Arial"/>
        </w:rPr>
      </w:pPr>
      <w:r w:rsidRPr="00597222">
        <w:rPr>
          <w:rFonts w:ascii="Arial" w:hAnsi="Arial" w:cs="Arial"/>
        </w:rPr>
        <w:t>Como o aplicativo pode ser integrado com sistemas de prontuários eletrônicos (PEP) de clínicas e hospitais para criar um histórico de saúde unificado do paciente?</w:t>
      </w:r>
    </w:p>
    <w:p w14:paraId="71E02E65" w14:textId="77777777" w:rsidR="00AD2DF9" w:rsidRPr="00597222" w:rsidRDefault="00AD2DF9" w:rsidP="00AD2DF9">
      <w:pPr>
        <w:numPr>
          <w:ilvl w:val="0"/>
          <w:numId w:val="34"/>
        </w:numPr>
        <w:spacing w:after="0" w:line="240" w:lineRule="auto"/>
        <w:rPr>
          <w:rFonts w:ascii="Arial" w:hAnsi="Arial" w:cs="Arial"/>
        </w:rPr>
      </w:pPr>
      <w:r w:rsidRPr="00597222">
        <w:rPr>
          <w:rFonts w:ascii="Arial" w:hAnsi="Arial" w:cs="Arial"/>
        </w:rPr>
        <w:t>De que forma a análise dos dados anonimizados e agregados do aplicativo pode contribuir para estudos epidemiológicos e para o planejamento de políticas públicas de saúde?</w:t>
      </w:r>
    </w:p>
    <w:p w14:paraId="4060BFCB" w14:textId="77777777" w:rsidR="00AD2DF9" w:rsidRPr="00597222" w:rsidRDefault="00AD2DF9" w:rsidP="00AD2DF9">
      <w:pPr>
        <w:numPr>
          <w:ilvl w:val="0"/>
          <w:numId w:val="34"/>
        </w:numPr>
        <w:spacing w:after="0" w:line="240" w:lineRule="auto"/>
        <w:rPr>
          <w:rFonts w:ascii="Arial" w:hAnsi="Arial" w:cs="Arial"/>
        </w:rPr>
      </w:pPr>
      <w:r w:rsidRPr="00597222">
        <w:rPr>
          <w:rFonts w:ascii="Arial" w:hAnsi="Arial" w:cs="Arial"/>
        </w:rPr>
        <w:t>Quais são as implicações éticas e legais do uso de um "Botão de Pânico" que compartilha localização e dados de saúde com terceiros?</w:t>
      </w:r>
    </w:p>
    <w:p w14:paraId="5AAAA630" w14:textId="77777777" w:rsidR="00AD2DF9" w:rsidRPr="00597222" w:rsidRDefault="00AD2DF9" w:rsidP="00AD2DF9">
      <w:pPr>
        <w:spacing w:after="0" w:line="240" w:lineRule="auto"/>
        <w:rPr>
          <w:rFonts w:ascii="Arial" w:hAnsi="Arial" w:cs="Arial"/>
        </w:rPr>
      </w:pPr>
      <w:r w:rsidRPr="00597222">
        <w:rPr>
          <w:rFonts w:ascii="Arial" w:hAnsi="Arial" w:cs="Arial"/>
          <w:b/>
          <w:bCs/>
        </w:rPr>
        <w:t>5. Gestão de Projetos e Viabilidade Comercial:</w:t>
      </w:r>
    </w:p>
    <w:p w14:paraId="5FB6584D" w14:textId="238D595D" w:rsidR="00AD2DF9" w:rsidRPr="00597222" w:rsidRDefault="00AD2DF9" w:rsidP="00AD2DF9">
      <w:pPr>
        <w:numPr>
          <w:ilvl w:val="0"/>
          <w:numId w:val="35"/>
        </w:numPr>
        <w:spacing w:after="0" w:line="240" w:lineRule="auto"/>
        <w:rPr>
          <w:rFonts w:ascii="Arial" w:hAnsi="Arial" w:cs="Arial"/>
        </w:rPr>
      </w:pPr>
      <w:r w:rsidRPr="00597222">
        <w:rPr>
          <w:rFonts w:ascii="Arial" w:hAnsi="Arial" w:cs="Arial"/>
        </w:rPr>
        <w:t xml:space="preserve">Qual metodologia de gerenciamento de projetos (ex.: Ágil/Scrum) é mais adequada para o desenvolvimento iterativo e incremental de um aplicativo com tantos módulos </w:t>
      </w:r>
      <w:r w:rsidR="00CD0CCA" w:rsidRPr="00597222">
        <w:rPr>
          <w:rFonts w:ascii="Arial" w:hAnsi="Arial" w:cs="Arial"/>
        </w:rPr>
        <w:t>interdependentes</w:t>
      </w:r>
      <w:r w:rsidRPr="00597222">
        <w:rPr>
          <w:rFonts w:ascii="Arial" w:hAnsi="Arial" w:cs="Arial"/>
        </w:rPr>
        <w:t>?</w:t>
      </w:r>
    </w:p>
    <w:p w14:paraId="71666C25" w14:textId="77777777" w:rsidR="00AD2DF9" w:rsidRPr="00597222" w:rsidRDefault="00AD2DF9" w:rsidP="00AD2DF9">
      <w:pPr>
        <w:numPr>
          <w:ilvl w:val="0"/>
          <w:numId w:val="35"/>
        </w:numPr>
        <w:spacing w:after="0" w:line="240" w:lineRule="auto"/>
        <w:rPr>
          <w:rFonts w:ascii="Arial" w:hAnsi="Arial" w:cs="Arial"/>
        </w:rPr>
      </w:pPr>
      <w:r w:rsidRPr="00597222">
        <w:rPr>
          <w:rFonts w:ascii="Arial" w:hAnsi="Arial" w:cs="Arial"/>
        </w:rPr>
        <w:t>Quais são os possíveis modelos de monetização (freemium, assinatura, parcerias com planos de saúde) que garantem a sustentabilidade financeira do projeto sem comprometer o acesso a funcionalidades essenciais?</w:t>
      </w:r>
    </w:p>
    <w:p w14:paraId="014FB00C" w14:textId="77777777" w:rsidR="00AD2DF9" w:rsidRPr="00597222" w:rsidRDefault="00AD2DF9" w:rsidP="00AD2DF9">
      <w:pPr>
        <w:numPr>
          <w:ilvl w:val="0"/>
          <w:numId w:val="35"/>
        </w:numPr>
        <w:spacing w:after="0" w:line="240" w:lineRule="auto"/>
        <w:rPr>
          <w:rFonts w:ascii="Arial" w:hAnsi="Arial" w:cs="Arial"/>
        </w:rPr>
      </w:pPr>
      <w:r w:rsidRPr="00597222">
        <w:rPr>
          <w:rFonts w:ascii="Arial" w:hAnsi="Arial" w:cs="Arial"/>
        </w:rPr>
        <w:t>Como validar o mercado e realizar testes de usabilidade com o público-alvo para priorizar o roadmap de desenvolvimento?</w:t>
      </w:r>
    </w:p>
    <w:p w14:paraId="69215F59" w14:textId="14CEEE34" w:rsidR="00AD2DF9" w:rsidRPr="00597222" w:rsidRDefault="00AD2DF9" w:rsidP="00AD2DF9">
      <w:pPr>
        <w:spacing w:after="0" w:line="240" w:lineRule="auto"/>
        <w:rPr>
          <w:rFonts w:ascii="Arial" w:hAnsi="Arial" w:cs="Arial"/>
        </w:rPr>
      </w:pPr>
      <w:r w:rsidRPr="00597222">
        <w:rPr>
          <w:rFonts w:ascii="Arial" w:hAnsi="Arial" w:cs="Arial"/>
        </w:rPr>
        <w:t>Estas perguntas fornecem um ponto de partida sólido para a investigação técnica, acadêmica e estratégica necessária para transformar o conceito do "</w:t>
      </w:r>
      <w:r w:rsidR="001E5F2F" w:rsidRPr="00597222">
        <w:rPr>
          <w:rFonts w:ascii="Arial" w:hAnsi="Arial" w:cs="Arial"/>
        </w:rPr>
        <w:t>SaúdeCicloDaVida</w:t>
      </w:r>
      <w:r w:rsidRPr="00597222">
        <w:rPr>
          <w:rFonts w:ascii="Arial" w:hAnsi="Arial" w:cs="Arial"/>
        </w:rPr>
        <w:t>" em uma aplicação robusta, segura e impactante.</w:t>
      </w:r>
    </w:p>
    <w:p w14:paraId="044BD454" w14:textId="77777777" w:rsidR="002F42E6" w:rsidRPr="00597222" w:rsidRDefault="002F42E6" w:rsidP="00164EF3">
      <w:pPr>
        <w:spacing w:after="0" w:line="240" w:lineRule="auto"/>
        <w:rPr>
          <w:rFonts w:ascii="Arial" w:hAnsi="Arial" w:cs="Arial"/>
        </w:rPr>
      </w:pPr>
    </w:p>
    <w:p w14:paraId="19B8777F" w14:textId="6F574963" w:rsidR="002C7919" w:rsidRPr="00597222" w:rsidRDefault="002C7919" w:rsidP="00164EF3">
      <w:pPr>
        <w:spacing w:after="0" w:line="240" w:lineRule="auto"/>
        <w:rPr>
          <w:rFonts w:ascii="Arial" w:hAnsi="Arial" w:cs="Arial"/>
        </w:rPr>
      </w:pPr>
      <w:r w:rsidRPr="00597222">
        <w:rPr>
          <w:rFonts w:ascii="Arial" w:hAnsi="Arial" w:cs="Arial"/>
        </w:rPr>
        <w:t>===============================================================================</w:t>
      </w:r>
    </w:p>
    <w:p w14:paraId="406DA246" w14:textId="77777777" w:rsidR="00264E71" w:rsidRPr="00597222" w:rsidRDefault="00264E71" w:rsidP="00164EF3">
      <w:pPr>
        <w:spacing w:after="0" w:line="240" w:lineRule="auto"/>
        <w:rPr>
          <w:rFonts w:ascii="Arial" w:hAnsi="Arial" w:cs="Arial"/>
        </w:rPr>
      </w:pPr>
    </w:p>
    <w:p w14:paraId="02A748BD" w14:textId="77777777" w:rsidR="002C7919" w:rsidRPr="00597222" w:rsidRDefault="002C7919" w:rsidP="002C7919">
      <w:pPr>
        <w:spacing w:after="0" w:line="240" w:lineRule="auto"/>
        <w:jc w:val="both"/>
        <w:rPr>
          <w:rFonts w:ascii="Arial" w:hAnsi="Arial" w:cs="Arial"/>
        </w:rPr>
      </w:pPr>
      <w:r w:rsidRPr="00597222">
        <w:rPr>
          <w:rFonts w:ascii="Arial" w:hAnsi="Arial" w:cs="Arial"/>
          <w:b/>
          <w:bCs/>
          <w:highlight w:val="yellow"/>
        </w:rPr>
        <w:t>Sugestões para os próximos passos:</w:t>
      </w:r>
    </w:p>
    <w:p w14:paraId="669E322E" w14:textId="77777777" w:rsidR="002C7919" w:rsidRPr="00597222" w:rsidRDefault="002C7919" w:rsidP="002C7919">
      <w:pPr>
        <w:numPr>
          <w:ilvl w:val="0"/>
          <w:numId w:val="16"/>
        </w:numPr>
        <w:spacing w:after="0" w:line="240" w:lineRule="auto"/>
        <w:jc w:val="both"/>
        <w:rPr>
          <w:rFonts w:ascii="Arial" w:hAnsi="Arial" w:cs="Arial"/>
        </w:rPr>
      </w:pPr>
      <w:r w:rsidRPr="00597222">
        <w:rPr>
          <w:rFonts w:ascii="Arial" w:hAnsi="Arial" w:cs="Arial"/>
          <w:b/>
          <w:bCs/>
        </w:rPr>
        <w:t>Criar um protótipo visual (wireframe) do aplicativo:</w:t>
      </w:r>
      <w:r w:rsidRPr="00597222">
        <w:rPr>
          <w:rFonts w:ascii="Arial" w:hAnsi="Arial" w:cs="Arial"/>
        </w:rPr>
        <w:t xml:space="preserve"> Podemos desenhar as telas principais para cada módulo (Cadastro, Medicamentos, </w:t>
      </w:r>
      <w:proofErr w:type="gramStart"/>
      <w:r w:rsidRPr="00597222">
        <w:rPr>
          <w:rFonts w:ascii="Arial" w:hAnsi="Arial" w:cs="Arial"/>
        </w:rPr>
        <w:t>Consultas, etc.</w:t>
      </w:r>
      <w:proofErr w:type="gramEnd"/>
      <w:r w:rsidRPr="00597222">
        <w:rPr>
          <w:rFonts w:ascii="Arial" w:hAnsi="Arial" w:cs="Arial"/>
        </w:rPr>
        <w:t>) para visualizar a jornada do usuário.</w:t>
      </w:r>
    </w:p>
    <w:p w14:paraId="5DF7FF67" w14:textId="77777777" w:rsidR="002C7919" w:rsidRPr="00597222" w:rsidRDefault="002C7919" w:rsidP="002C7919">
      <w:pPr>
        <w:numPr>
          <w:ilvl w:val="0"/>
          <w:numId w:val="16"/>
        </w:numPr>
        <w:spacing w:after="0" w:line="240" w:lineRule="auto"/>
        <w:jc w:val="both"/>
        <w:rPr>
          <w:rFonts w:ascii="Arial" w:hAnsi="Arial" w:cs="Arial"/>
        </w:rPr>
      </w:pPr>
      <w:r w:rsidRPr="00597222">
        <w:rPr>
          <w:rFonts w:ascii="Arial" w:hAnsi="Arial" w:cs="Arial"/>
          <w:b/>
          <w:bCs/>
        </w:rPr>
        <w:t>Definir a arquitetura técnica:</w:t>
      </w:r>
      <w:r w:rsidRPr="00597222">
        <w:rPr>
          <w:rFonts w:ascii="Arial" w:hAnsi="Arial" w:cs="Arial"/>
        </w:rPr>
        <w:t> Posso detalhar as tecnologias recomendadas (linguagens de programação, bancos de dados, serviços em nuvem) para construir o aplicativo de forma segura e escalável.</w:t>
      </w:r>
    </w:p>
    <w:p w14:paraId="0E0E0A75" w14:textId="77777777" w:rsidR="002C7919" w:rsidRPr="00597222" w:rsidRDefault="002C7919" w:rsidP="002C7919">
      <w:pPr>
        <w:numPr>
          <w:ilvl w:val="0"/>
          <w:numId w:val="16"/>
        </w:numPr>
        <w:spacing w:after="0" w:line="240" w:lineRule="auto"/>
        <w:jc w:val="both"/>
        <w:rPr>
          <w:rFonts w:ascii="Arial" w:hAnsi="Arial" w:cs="Arial"/>
        </w:rPr>
      </w:pPr>
      <w:r w:rsidRPr="00597222">
        <w:rPr>
          <w:rFonts w:ascii="Arial" w:hAnsi="Arial" w:cs="Arial"/>
          <w:b/>
          <w:bCs/>
        </w:rPr>
        <w:lastRenderedPageBreak/>
        <w:t>Desenvolver um plano de projeto (roadmap):</w:t>
      </w:r>
      <w:r w:rsidRPr="00597222">
        <w:rPr>
          <w:rFonts w:ascii="Arial" w:hAnsi="Arial" w:cs="Arial"/>
        </w:rPr>
        <w:t> Podemos quebrar o desenvolvimento em fases (MVP - Mínimo Produto Viável, Fase 2, etc.), estimando prazos e recursos para cada etapa.</w:t>
      </w:r>
    </w:p>
    <w:p w14:paraId="4BB3DD88" w14:textId="77777777" w:rsidR="002C7919" w:rsidRPr="00597222" w:rsidRDefault="002C7919" w:rsidP="002C7919">
      <w:pPr>
        <w:spacing w:after="0" w:line="240" w:lineRule="auto"/>
        <w:jc w:val="both"/>
        <w:rPr>
          <w:rFonts w:ascii="Arial" w:hAnsi="Arial" w:cs="Arial"/>
          <w:b/>
          <w:bCs/>
        </w:rPr>
      </w:pPr>
    </w:p>
    <w:p w14:paraId="4E4678A1" w14:textId="77777777" w:rsidR="002C7919" w:rsidRPr="00597222" w:rsidRDefault="002C7919" w:rsidP="002C7919">
      <w:pPr>
        <w:spacing w:after="0" w:line="240" w:lineRule="auto"/>
        <w:jc w:val="both"/>
        <w:rPr>
          <w:rFonts w:ascii="Arial" w:hAnsi="Arial" w:cs="Arial"/>
          <w:b/>
          <w:bCs/>
        </w:rPr>
      </w:pPr>
      <w:r w:rsidRPr="00597222">
        <w:rPr>
          <w:rFonts w:ascii="Arial" w:hAnsi="Arial" w:cs="Arial"/>
          <w:b/>
          <w:bCs/>
          <w:highlight w:val="yellow"/>
        </w:rPr>
        <w:t>Sugestões para os próximos passos:</w:t>
      </w:r>
    </w:p>
    <w:p w14:paraId="008EAA9C" w14:textId="77777777" w:rsidR="002C7919" w:rsidRPr="00597222" w:rsidRDefault="002C7919" w:rsidP="002C7919">
      <w:pPr>
        <w:numPr>
          <w:ilvl w:val="0"/>
          <w:numId w:val="17"/>
        </w:numPr>
        <w:spacing w:after="0" w:line="240" w:lineRule="auto"/>
        <w:jc w:val="both"/>
        <w:rPr>
          <w:rFonts w:ascii="Arial" w:hAnsi="Arial" w:cs="Arial"/>
          <w:b/>
          <w:bCs/>
        </w:rPr>
      </w:pPr>
      <w:r w:rsidRPr="00597222">
        <w:rPr>
          <w:rFonts w:ascii="Arial" w:hAnsi="Arial" w:cs="Arial"/>
          <w:b/>
          <w:bCs/>
        </w:rPr>
        <w:t>Revisar o escopo consolidado: Após você enviar os novos dados, posso apresentar uma versão atualizada e consolidada do documento para sua validação.</w:t>
      </w:r>
    </w:p>
    <w:p w14:paraId="7C33C848" w14:textId="77777777" w:rsidR="002C7919" w:rsidRPr="00597222" w:rsidRDefault="002C7919" w:rsidP="002C7919">
      <w:pPr>
        <w:numPr>
          <w:ilvl w:val="0"/>
          <w:numId w:val="17"/>
        </w:numPr>
        <w:spacing w:after="0" w:line="240" w:lineRule="auto"/>
        <w:jc w:val="both"/>
        <w:rPr>
          <w:rFonts w:ascii="Arial" w:hAnsi="Arial" w:cs="Arial"/>
          <w:b/>
          <w:bCs/>
        </w:rPr>
      </w:pPr>
      <w:r w:rsidRPr="00597222">
        <w:rPr>
          <w:rFonts w:ascii="Arial" w:hAnsi="Arial" w:cs="Arial"/>
          <w:b/>
          <w:bCs/>
        </w:rPr>
        <w:t>Priorizar as funcionalidades: Com o escopo completo, podemos definir quais funcionalidades são essenciais para a primeira versão (MVP) e quais podem ser adicionadas em fases futuras.</w:t>
      </w:r>
    </w:p>
    <w:p w14:paraId="69977967" w14:textId="77777777" w:rsidR="002C7919" w:rsidRPr="00597222" w:rsidRDefault="002C7919" w:rsidP="002C7919">
      <w:pPr>
        <w:numPr>
          <w:ilvl w:val="0"/>
          <w:numId w:val="17"/>
        </w:numPr>
        <w:spacing w:after="0" w:line="240" w:lineRule="auto"/>
        <w:jc w:val="both"/>
        <w:rPr>
          <w:rFonts w:ascii="Arial" w:hAnsi="Arial" w:cs="Arial"/>
          <w:b/>
          <w:bCs/>
        </w:rPr>
      </w:pPr>
      <w:r w:rsidRPr="00597222">
        <w:rPr>
          <w:rFonts w:ascii="Arial" w:hAnsi="Arial" w:cs="Arial"/>
          <w:b/>
          <w:bCs/>
        </w:rPr>
        <w:t>Discutir a monetização e sustentabilidade: Se for do seu interesse, podemos começar a explorar modelos de negócio para garantir a continuidade e o crescimento do aplicativo.</w:t>
      </w:r>
    </w:p>
    <w:p w14:paraId="7319448C" w14:textId="77777777" w:rsidR="002C7919" w:rsidRPr="00597222" w:rsidRDefault="002C7919" w:rsidP="002C7919">
      <w:pPr>
        <w:spacing w:after="0" w:line="240" w:lineRule="auto"/>
        <w:jc w:val="both"/>
        <w:rPr>
          <w:rFonts w:ascii="Arial" w:hAnsi="Arial" w:cs="Arial"/>
          <w:b/>
          <w:bCs/>
        </w:rPr>
      </w:pPr>
    </w:p>
    <w:p w14:paraId="2B67B0C9" w14:textId="77777777" w:rsidR="002C7919" w:rsidRPr="00597222" w:rsidRDefault="002C7919" w:rsidP="002C7919">
      <w:pPr>
        <w:spacing w:after="0" w:line="240" w:lineRule="auto"/>
        <w:jc w:val="both"/>
        <w:rPr>
          <w:rFonts w:ascii="Arial" w:hAnsi="Arial" w:cs="Arial"/>
          <w:b/>
          <w:bCs/>
        </w:rPr>
      </w:pPr>
      <w:r w:rsidRPr="00597222">
        <w:rPr>
          <w:rFonts w:ascii="Arial" w:hAnsi="Arial" w:cs="Arial"/>
          <w:b/>
          <w:bCs/>
          <w:highlight w:val="yellow"/>
        </w:rPr>
        <w:t>Sugestões para os próximos passos:</w:t>
      </w:r>
    </w:p>
    <w:p w14:paraId="43F5E7A9" w14:textId="77777777" w:rsidR="002C7919" w:rsidRPr="00597222" w:rsidRDefault="002C7919" w:rsidP="002C7919">
      <w:pPr>
        <w:numPr>
          <w:ilvl w:val="0"/>
          <w:numId w:val="18"/>
        </w:numPr>
        <w:spacing w:after="0" w:line="240" w:lineRule="auto"/>
        <w:jc w:val="both"/>
        <w:rPr>
          <w:rFonts w:ascii="Arial" w:hAnsi="Arial" w:cs="Arial"/>
          <w:b/>
          <w:bCs/>
        </w:rPr>
      </w:pPr>
      <w:r w:rsidRPr="00597222">
        <w:rPr>
          <w:rFonts w:ascii="Arial" w:hAnsi="Arial" w:cs="Arial"/>
          <w:b/>
          <w:bCs/>
        </w:rPr>
        <w:t>Detalhar a integração com wearables: Podemos especificar quais dados de wearables (passos, frequência cardíaca, sono) serão coletados e como serão usados nos módulos do aplicativo.</w:t>
      </w:r>
    </w:p>
    <w:p w14:paraId="4BC513AA" w14:textId="77777777" w:rsidR="002C7919" w:rsidRPr="00597222" w:rsidRDefault="002C7919" w:rsidP="002C7919">
      <w:pPr>
        <w:numPr>
          <w:ilvl w:val="0"/>
          <w:numId w:val="18"/>
        </w:numPr>
        <w:spacing w:after="0" w:line="240" w:lineRule="auto"/>
        <w:jc w:val="both"/>
        <w:rPr>
          <w:rFonts w:ascii="Arial" w:hAnsi="Arial" w:cs="Arial"/>
          <w:b/>
          <w:bCs/>
        </w:rPr>
      </w:pPr>
      <w:r w:rsidRPr="00597222">
        <w:rPr>
          <w:rFonts w:ascii="Arial" w:hAnsi="Arial" w:cs="Arial"/>
          <w:b/>
          <w:bCs/>
        </w:rPr>
        <w:t>Esboçar o modelo de dados: Posso criar um diagrama inicial mostrando como as informações (usuários, medicamentos, consultas) se relacionarão no banco de dados.</w:t>
      </w:r>
    </w:p>
    <w:p w14:paraId="62902F5B" w14:textId="77777777" w:rsidR="002C7919" w:rsidRPr="00597222" w:rsidRDefault="002C7919" w:rsidP="002C7919">
      <w:pPr>
        <w:numPr>
          <w:ilvl w:val="0"/>
          <w:numId w:val="18"/>
        </w:numPr>
        <w:spacing w:after="0" w:line="240" w:lineRule="auto"/>
        <w:jc w:val="both"/>
        <w:rPr>
          <w:rFonts w:ascii="Arial" w:hAnsi="Arial" w:cs="Arial"/>
        </w:rPr>
      </w:pPr>
      <w:r w:rsidRPr="00597222">
        <w:rPr>
          <w:rFonts w:ascii="Arial" w:hAnsi="Arial" w:cs="Arial"/>
          <w:b/>
          <w:bCs/>
        </w:rPr>
        <w:t>Planejar a estratégia de segurança: Dado que o app lidará com dados de saúde sensíveis (LGPD), podemos começar a definir as diretrizes de segurança, criptografia e consentimento do usuário.</w:t>
      </w:r>
    </w:p>
    <w:p w14:paraId="5075A4A7" w14:textId="77777777" w:rsidR="002C7919" w:rsidRPr="00597222" w:rsidRDefault="002C7919" w:rsidP="002C7919">
      <w:pPr>
        <w:spacing w:after="0" w:line="240" w:lineRule="auto"/>
        <w:jc w:val="both"/>
        <w:rPr>
          <w:rFonts w:ascii="Arial" w:hAnsi="Arial" w:cs="Arial"/>
        </w:rPr>
      </w:pPr>
    </w:p>
    <w:p w14:paraId="4C3A7867" w14:textId="77777777" w:rsidR="002C7919" w:rsidRPr="00597222" w:rsidRDefault="002C7919" w:rsidP="002C7919">
      <w:pPr>
        <w:spacing w:after="0" w:line="240" w:lineRule="auto"/>
        <w:jc w:val="both"/>
        <w:rPr>
          <w:rFonts w:ascii="Arial" w:hAnsi="Arial" w:cs="Arial"/>
        </w:rPr>
      </w:pPr>
      <w:r w:rsidRPr="00597222">
        <w:rPr>
          <w:rFonts w:ascii="Arial" w:hAnsi="Arial" w:cs="Arial"/>
          <w:b/>
          <w:bCs/>
          <w:highlight w:val="yellow"/>
        </w:rPr>
        <w:t>Sugestões para os próximos passos:</w:t>
      </w:r>
    </w:p>
    <w:p w14:paraId="7A29EA2C" w14:textId="77777777" w:rsidR="002C7919" w:rsidRPr="00597222" w:rsidRDefault="002C7919" w:rsidP="002C7919">
      <w:pPr>
        <w:numPr>
          <w:ilvl w:val="0"/>
          <w:numId w:val="19"/>
        </w:numPr>
        <w:spacing w:after="0" w:line="240" w:lineRule="auto"/>
        <w:jc w:val="both"/>
        <w:rPr>
          <w:rFonts w:ascii="Arial" w:hAnsi="Arial" w:cs="Arial"/>
        </w:rPr>
      </w:pPr>
      <w:r w:rsidRPr="00597222">
        <w:rPr>
          <w:rFonts w:ascii="Arial" w:hAnsi="Arial" w:cs="Arial"/>
          <w:b/>
          <w:bCs/>
        </w:rPr>
        <w:t>Consolidar todas as informações:</w:t>
      </w:r>
      <w:r w:rsidRPr="00597222">
        <w:rPr>
          <w:rFonts w:ascii="Arial" w:hAnsi="Arial" w:cs="Arial"/>
        </w:rPr>
        <w:t> Assim que você me passar os novos dados, eu crio um documento único e atualizado com a especificação completa para sua revisão.</w:t>
      </w:r>
    </w:p>
    <w:p w14:paraId="35098342" w14:textId="77777777" w:rsidR="002C7919" w:rsidRPr="00597222" w:rsidRDefault="002C7919" w:rsidP="002C7919">
      <w:pPr>
        <w:numPr>
          <w:ilvl w:val="0"/>
          <w:numId w:val="19"/>
        </w:numPr>
        <w:spacing w:after="0" w:line="240" w:lineRule="auto"/>
        <w:jc w:val="both"/>
        <w:rPr>
          <w:rFonts w:ascii="Arial" w:hAnsi="Arial" w:cs="Arial"/>
        </w:rPr>
      </w:pPr>
      <w:r w:rsidRPr="00597222">
        <w:rPr>
          <w:rFonts w:ascii="Arial" w:hAnsi="Arial" w:cs="Arial"/>
          <w:b/>
          <w:bCs/>
        </w:rPr>
        <w:t>Definir a plataforma de desenvolvimento:</w:t>
      </w:r>
      <w:r w:rsidRPr="00597222">
        <w:rPr>
          <w:rFonts w:ascii="Arial" w:hAnsi="Arial" w:cs="Arial"/>
        </w:rPr>
        <w:t xml:space="preserve"> Podemos discutir se o aplicativo será desenvolvido para iOS, </w:t>
      </w:r>
      <w:proofErr w:type="gramStart"/>
      <w:r w:rsidRPr="00597222">
        <w:rPr>
          <w:rFonts w:ascii="Arial" w:hAnsi="Arial" w:cs="Arial"/>
        </w:rPr>
        <w:t>Android, ou ambos</w:t>
      </w:r>
      <w:proofErr w:type="gramEnd"/>
      <w:r w:rsidRPr="00597222">
        <w:rPr>
          <w:rFonts w:ascii="Arial" w:hAnsi="Arial" w:cs="Arial"/>
        </w:rPr>
        <w:t xml:space="preserve"> (multiplataforma), e talvez uma versão web.</w:t>
      </w:r>
    </w:p>
    <w:p w14:paraId="48FD5CC2" w14:textId="77777777" w:rsidR="002C7919" w:rsidRPr="00597222" w:rsidRDefault="002C7919" w:rsidP="002C7919">
      <w:pPr>
        <w:numPr>
          <w:ilvl w:val="0"/>
          <w:numId w:val="19"/>
        </w:numPr>
        <w:spacing w:after="0" w:line="240" w:lineRule="auto"/>
        <w:jc w:val="both"/>
        <w:rPr>
          <w:rFonts w:ascii="Arial" w:hAnsi="Arial" w:cs="Arial"/>
        </w:rPr>
      </w:pPr>
      <w:r w:rsidRPr="00597222">
        <w:rPr>
          <w:rFonts w:ascii="Arial" w:hAnsi="Arial" w:cs="Arial"/>
          <w:b/>
          <w:bCs/>
        </w:rPr>
        <w:t>Mapear as integrações externas:</w:t>
      </w:r>
      <w:r w:rsidRPr="00597222">
        <w:rPr>
          <w:rFonts w:ascii="Arial" w:hAnsi="Arial" w:cs="Arial"/>
        </w:rPr>
        <w:t> Podemos listar todas as APIs e sistemas externos mencionados (FHIR, HL7, Google Maps, WhatsApp) e detalhar como a integração funcionará.</w:t>
      </w:r>
    </w:p>
    <w:p w14:paraId="3ADC59E4" w14:textId="77777777" w:rsidR="002C7919" w:rsidRPr="00597222" w:rsidRDefault="002C7919" w:rsidP="002C7919">
      <w:pPr>
        <w:spacing w:after="0" w:line="240" w:lineRule="auto"/>
        <w:jc w:val="both"/>
        <w:rPr>
          <w:rFonts w:ascii="Arial" w:hAnsi="Arial" w:cs="Arial"/>
          <w:b/>
          <w:bCs/>
        </w:rPr>
      </w:pPr>
    </w:p>
    <w:p w14:paraId="32714A62" w14:textId="77777777" w:rsidR="002C7919" w:rsidRPr="00597222" w:rsidRDefault="002C7919" w:rsidP="002C7919">
      <w:pPr>
        <w:spacing w:after="0" w:line="240" w:lineRule="auto"/>
        <w:jc w:val="both"/>
        <w:rPr>
          <w:rFonts w:ascii="Arial" w:hAnsi="Arial" w:cs="Arial"/>
        </w:rPr>
      </w:pPr>
      <w:r w:rsidRPr="00597222">
        <w:rPr>
          <w:rFonts w:ascii="Arial" w:hAnsi="Arial" w:cs="Arial"/>
          <w:b/>
          <w:bCs/>
          <w:highlight w:val="yellow"/>
        </w:rPr>
        <w:t>Sugestões para os próximos passos:</w:t>
      </w:r>
    </w:p>
    <w:p w14:paraId="3F3F612D" w14:textId="77777777" w:rsidR="002C7919" w:rsidRPr="00597222" w:rsidRDefault="002C7919" w:rsidP="002C7919">
      <w:pPr>
        <w:numPr>
          <w:ilvl w:val="0"/>
          <w:numId w:val="36"/>
        </w:numPr>
        <w:spacing w:after="0" w:line="240" w:lineRule="auto"/>
        <w:jc w:val="both"/>
        <w:rPr>
          <w:rFonts w:ascii="Arial" w:hAnsi="Arial" w:cs="Arial"/>
        </w:rPr>
      </w:pPr>
      <w:r w:rsidRPr="00597222">
        <w:rPr>
          <w:rFonts w:ascii="Arial" w:hAnsi="Arial" w:cs="Arial"/>
          <w:b/>
          <w:bCs/>
        </w:rPr>
        <w:t>Desenvolver a Arquitetura do MVP:</w:t>
      </w:r>
      <w:r w:rsidRPr="00597222">
        <w:rPr>
          <w:rFonts w:ascii="Arial" w:hAnsi="Arial" w:cs="Arial"/>
        </w:rPr>
        <w:t> Podemos focar em desenhar uma arquitetura monolítica modular para a primeira versão, já planejando a futura migração para microsserviços.</w:t>
      </w:r>
    </w:p>
    <w:p w14:paraId="7D7FD170" w14:textId="77777777" w:rsidR="002C7919" w:rsidRPr="00597222" w:rsidRDefault="002C7919" w:rsidP="002C7919">
      <w:pPr>
        <w:numPr>
          <w:ilvl w:val="0"/>
          <w:numId w:val="36"/>
        </w:numPr>
        <w:spacing w:after="0" w:line="240" w:lineRule="auto"/>
        <w:jc w:val="both"/>
        <w:rPr>
          <w:rFonts w:ascii="Arial" w:hAnsi="Arial" w:cs="Arial"/>
        </w:rPr>
      </w:pPr>
      <w:r w:rsidRPr="00597222">
        <w:rPr>
          <w:rFonts w:ascii="Arial" w:hAnsi="Arial" w:cs="Arial"/>
          <w:b/>
          <w:bCs/>
        </w:rPr>
        <w:t xml:space="preserve">Criar </w:t>
      </w:r>
      <w:proofErr w:type="spellStart"/>
      <w:r w:rsidRPr="00597222">
        <w:rPr>
          <w:rFonts w:ascii="Arial" w:hAnsi="Arial" w:cs="Arial"/>
          <w:b/>
          <w:bCs/>
        </w:rPr>
        <w:t>Wireframes</w:t>
      </w:r>
      <w:proofErr w:type="spellEnd"/>
      <w:r w:rsidRPr="00597222">
        <w:rPr>
          <w:rFonts w:ascii="Arial" w:hAnsi="Arial" w:cs="Arial"/>
          <w:b/>
          <w:bCs/>
        </w:rPr>
        <w:t xml:space="preserve"> com Foco em Acessibilidade:</w:t>
      </w:r>
      <w:r w:rsidRPr="00597222">
        <w:rPr>
          <w:rFonts w:ascii="Arial" w:hAnsi="Arial" w:cs="Arial"/>
        </w:rPr>
        <w:t xml:space="preserve"> Posso gerar esboços das telas principais, aplicando as práticas de design inclusivo que levantamos (alto contraste, fontes </w:t>
      </w:r>
      <w:proofErr w:type="gramStart"/>
      <w:r w:rsidRPr="00597222">
        <w:rPr>
          <w:rFonts w:ascii="Arial" w:hAnsi="Arial" w:cs="Arial"/>
        </w:rPr>
        <w:t>grandes, etc.</w:t>
      </w:r>
      <w:proofErr w:type="gramEnd"/>
      <w:r w:rsidRPr="00597222">
        <w:rPr>
          <w:rFonts w:ascii="Arial" w:hAnsi="Arial" w:cs="Arial"/>
        </w:rPr>
        <w:t>).</w:t>
      </w:r>
    </w:p>
    <w:p w14:paraId="2B92AA94" w14:textId="77777777" w:rsidR="002C7919" w:rsidRPr="00597222" w:rsidRDefault="002C7919" w:rsidP="002C7919">
      <w:pPr>
        <w:numPr>
          <w:ilvl w:val="0"/>
          <w:numId w:val="36"/>
        </w:numPr>
        <w:spacing w:after="0" w:line="240" w:lineRule="auto"/>
        <w:jc w:val="both"/>
        <w:rPr>
          <w:rFonts w:ascii="Arial" w:hAnsi="Arial" w:cs="Arial"/>
        </w:rPr>
      </w:pPr>
      <w:r w:rsidRPr="00597222">
        <w:rPr>
          <w:rFonts w:ascii="Arial" w:hAnsi="Arial" w:cs="Arial"/>
          <w:b/>
          <w:bCs/>
        </w:rPr>
        <w:t>Elaborar um Plano de Conformidade com a LGPD:</w:t>
      </w:r>
      <w:r w:rsidRPr="00597222">
        <w:rPr>
          <w:rFonts w:ascii="Arial" w:hAnsi="Arial" w:cs="Arial"/>
        </w:rPr>
        <w:t> Posso criar um documento detalhando os passos práticos para garantir que o app esteja em conformidade com a LGPD desde o primeiro dia, incluindo a redação dos Termos de Uso e Política de Privacidade.</w:t>
      </w:r>
    </w:p>
    <w:p w14:paraId="34A6B107" w14:textId="77777777" w:rsidR="002C7919" w:rsidRPr="00597222" w:rsidRDefault="002C7919" w:rsidP="002C7919">
      <w:pPr>
        <w:spacing w:after="0" w:line="240" w:lineRule="auto"/>
        <w:jc w:val="both"/>
        <w:rPr>
          <w:rFonts w:ascii="Arial" w:hAnsi="Arial" w:cs="Arial"/>
          <w:b/>
          <w:bCs/>
        </w:rPr>
      </w:pPr>
    </w:p>
    <w:p w14:paraId="79E23B65" w14:textId="77777777" w:rsidR="002C7919" w:rsidRPr="00597222" w:rsidRDefault="002C7919" w:rsidP="002C7919">
      <w:pPr>
        <w:spacing w:after="0" w:line="240" w:lineRule="auto"/>
        <w:jc w:val="both"/>
        <w:rPr>
          <w:rFonts w:ascii="Arial" w:hAnsi="Arial" w:cs="Arial"/>
        </w:rPr>
      </w:pPr>
      <w:r w:rsidRPr="00597222">
        <w:rPr>
          <w:rFonts w:ascii="Arial" w:hAnsi="Arial" w:cs="Arial"/>
          <w:b/>
          <w:bCs/>
          <w:highlight w:val="yellow"/>
        </w:rPr>
        <w:t>Sugestões para os próximos passos:</w:t>
      </w:r>
    </w:p>
    <w:p w14:paraId="770D9A6F" w14:textId="77777777" w:rsidR="002C7919" w:rsidRPr="00597222" w:rsidRDefault="002C7919" w:rsidP="002C7919">
      <w:pPr>
        <w:numPr>
          <w:ilvl w:val="0"/>
          <w:numId w:val="37"/>
        </w:numPr>
        <w:spacing w:after="0" w:line="240" w:lineRule="auto"/>
        <w:jc w:val="both"/>
        <w:rPr>
          <w:rFonts w:ascii="Arial" w:hAnsi="Arial" w:cs="Arial"/>
        </w:rPr>
      </w:pPr>
      <w:r w:rsidRPr="00597222">
        <w:rPr>
          <w:rFonts w:ascii="Arial" w:hAnsi="Arial" w:cs="Arial"/>
          <w:b/>
          <w:bCs/>
        </w:rPr>
        <w:t>Criar um documento consolidado:</w:t>
      </w:r>
      <w:r w:rsidRPr="00597222">
        <w:rPr>
          <w:rFonts w:ascii="Arial" w:hAnsi="Arial" w:cs="Arial"/>
        </w:rPr>
        <w:t> Assim que você fornecer os novos dados, posso unificar tudo em um único documento de especificação (versão 3.0) para termos uma fonte de verdade final.</w:t>
      </w:r>
    </w:p>
    <w:p w14:paraId="5FEA8132" w14:textId="77777777" w:rsidR="002C7919" w:rsidRPr="00597222" w:rsidRDefault="002C7919" w:rsidP="002C7919">
      <w:pPr>
        <w:numPr>
          <w:ilvl w:val="0"/>
          <w:numId w:val="37"/>
        </w:numPr>
        <w:spacing w:after="0" w:line="240" w:lineRule="auto"/>
        <w:jc w:val="both"/>
        <w:rPr>
          <w:rFonts w:ascii="Arial" w:hAnsi="Arial" w:cs="Arial"/>
        </w:rPr>
      </w:pPr>
      <w:r w:rsidRPr="00597222">
        <w:rPr>
          <w:rFonts w:ascii="Arial" w:hAnsi="Arial" w:cs="Arial"/>
          <w:b/>
          <w:bCs/>
        </w:rPr>
        <w:t>Definir o escopo do MVP (Mínimo Produto Viável):</w:t>
      </w:r>
      <w:r w:rsidRPr="00597222">
        <w:rPr>
          <w:rFonts w:ascii="Arial" w:hAnsi="Arial" w:cs="Arial"/>
        </w:rPr>
        <w:t> Com todas as informações em mãos, podemos colaborar para decidir quais funcionalidades são absolutamente essenciais para a primeira versão do aplicativo.</w:t>
      </w:r>
    </w:p>
    <w:p w14:paraId="426B3228" w14:textId="77777777" w:rsidR="002C7919" w:rsidRPr="00597222" w:rsidRDefault="002C7919" w:rsidP="002C7919">
      <w:pPr>
        <w:numPr>
          <w:ilvl w:val="0"/>
          <w:numId w:val="37"/>
        </w:numPr>
        <w:spacing w:after="0" w:line="240" w:lineRule="auto"/>
        <w:jc w:val="both"/>
        <w:rPr>
          <w:rFonts w:ascii="Arial" w:hAnsi="Arial" w:cs="Arial"/>
        </w:rPr>
      </w:pPr>
      <w:r w:rsidRPr="00597222">
        <w:rPr>
          <w:rFonts w:ascii="Arial" w:hAnsi="Arial" w:cs="Arial"/>
          <w:b/>
          <w:bCs/>
        </w:rPr>
        <w:lastRenderedPageBreak/>
        <w:t>Explorar a viabilidade técnica das novas ideias:</w:t>
      </w:r>
      <w:r w:rsidRPr="00597222">
        <w:rPr>
          <w:rFonts w:ascii="Arial" w:hAnsi="Arial" w:cs="Arial"/>
        </w:rPr>
        <w:t> Se os novos dados incluírem funcionalidades complexas, posso fazer uma pesquisa focada para avaliar a viabilidade, o custo e o tempo de desenvolvimento.</w:t>
      </w:r>
    </w:p>
    <w:p w14:paraId="1D5E5664" w14:textId="77777777" w:rsidR="008E325C" w:rsidRPr="00597222" w:rsidRDefault="008E325C" w:rsidP="008E325C">
      <w:pPr>
        <w:spacing w:after="0" w:line="240" w:lineRule="auto"/>
        <w:jc w:val="both"/>
        <w:rPr>
          <w:rFonts w:ascii="Arial" w:hAnsi="Arial" w:cs="Arial"/>
          <w:b/>
          <w:bCs/>
        </w:rPr>
      </w:pPr>
    </w:p>
    <w:p w14:paraId="2E5B8546" w14:textId="6B2FA1C8" w:rsidR="008E325C" w:rsidRPr="00597222" w:rsidRDefault="008E325C" w:rsidP="008E325C">
      <w:pPr>
        <w:spacing w:after="0" w:line="240" w:lineRule="auto"/>
        <w:jc w:val="both"/>
        <w:rPr>
          <w:rFonts w:ascii="Arial" w:hAnsi="Arial" w:cs="Arial"/>
        </w:rPr>
      </w:pPr>
      <w:r w:rsidRPr="00597222">
        <w:rPr>
          <w:rFonts w:ascii="Arial" w:hAnsi="Arial" w:cs="Arial"/>
          <w:b/>
          <w:bCs/>
        </w:rPr>
        <w:t>Sugestões para os próximos passos:</w:t>
      </w:r>
    </w:p>
    <w:p w14:paraId="08149850" w14:textId="77777777" w:rsidR="008E325C" w:rsidRPr="00597222" w:rsidRDefault="008E325C" w:rsidP="008E325C">
      <w:pPr>
        <w:numPr>
          <w:ilvl w:val="0"/>
          <w:numId w:val="39"/>
        </w:numPr>
        <w:spacing w:after="0" w:line="240" w:lineRule="auto"/>
        <w:jc w:val="both"/>
        <w:rPr>
          <w:rFonts w:ascii="Arial" w:hAnsi="Arial" w:cs="Arial"/>
        </w:rPr>
      </w:pPr>
      <w:r w:rsidRPr="00597222">
        <w:rPr>
          <w:rFonts w:ascii="Arial" w:hAnsi="Arial" w:cs="Arial"/>
          <w:b/>
          <w:bCs/>
        </w:rPr>
        <w:t>Desenhar o Diagrama da Arquitetura Híbrida:</w:t>
      </w:r>
      <w:r w:rsidRPr="00597222">
        <w:rPr>
          <w:rFonts w:ascii="Arial" w:hAnsi="Arial" w:cs="Arial"/>
        </w:rPr>
        <w:t xml:space="preserve"> Posso criar um diagrama visual que mostre como a Clean Architecture </w:t>
      </w:r>
      <w:proofErr w:type="gramStart"/>
      <w:r w:rsidRPr="00597222">
        <w:rPr>
          <w:rFonts w:ascii="Arial" w:hAnsi="Arial" w:cs="Arial"/>
        </w:rPr>
        <w:t>funcionaria</w:t>
      </w:r>
      <w:proofErr w:type="gramEnd"/>
      <w:r w:rsidRPr="00597222">
        <w:rPr>
          <w:rFonts w:ascii="Arial" w:hAnsi="Arial" w:cs="Arial"/>
        </w:rPr>
        <w:t xml:space="preserve"> com a abordagem de banco de dados híbrido (SQL + NoSQL), detalhando as camadas e responsabilidades.</w:t>
      </w:r>
    </w:p>
    <w:p w14:paraId="1923EC4A" w14:textId="77777777" w:rsidR="008E325C" w:rsidRPr="00597222" w:rsidRDefault="008E325C" w:rsidP="008E325C">
      <w:pPr>
        <w:numPr>
          <w:ilvl w:val="0"/>
          <w:numId w:val="39"/>
        </w:numPr>
        <w:spacing w:after="0" w:line="240" w:lineRule="auto"/>
        <w:jc w:val="both"/>
        <w:rPr>
          <w:rFonts w:ascii="Arial" w:hAnsi="Arial" w:cs="Arial"/>
        </w:rPr>
      </w:pPr>
      <w:r w:rsidRPr="00597222">
        <w:rPr>
          <w:rFonts w:ascii="Arial" w:hAnsi="Arial" w:cs="Arial"/>
          <w:b/>
          <w:bCs/>
        </w:rPr>
        <w:t>Elaborar um Backlog Inicial do Produto para o Scrum:</w:t>
      </w:r>
      <w:r w:rsidRPr="00597222">
        <w:rPr>
          <w:rFonts w:ascii="Arial" w:hAnsi="Arial" w:cs="Arial"/>
        </w:rPr>
        <w:t> Podemos listar as principais funcionalidades (épicos) e quebrá-las em histórias de usuário menores, prontas para serem priorizadas e desenvolvidas no primeiro sprint do projeto.</w:t>
      </w:r>
    </w:p>
    <w:p w14:paraId="122C8157" w14:textId="77777777" w:rsidR="008E325C" w:rsidRPr="00597222" w:rsidRDefault="008E325C" w:rsidP="008E325C">
      <w:pPr>
        <w:numPr>
          <w:ilvl w:val="0"/>
          <w:numId w:val="39"/>
        </w:numPr>
        <w:spacing w:after="0" w:line="240" w:lineRule="auto"/>
        <w:jc w:val="both"/>
        <w:rPr>
          <w:rFonts w:ascii="Arial" w:hAnsi="Arial" w:cs="Arial"/>
        </w:rPr>
      </w:pPr>
      <w:r w:rsidRPr="00597222">
        <w:rPr>
          <w:rFonts w:ascii="Arial" w:hAnsi="Arial" w:cs="Arial"/>
          <w:b/>
          <w:bCs/>
        </w:rPr>
        <w:t>Criar um Plano de Conformidade com a LGPD:</w:t>
      </w:r>
      <w:r w:rsidRPr="00597222">
        <w:rPr>
          <w:rFonts w:ascii="Arial" w:hAnsi="Arial" w:cs="Arial"/>
        </w:rPr>
        <w:t> Posso detalhar os passos práticos para implementar a segurança e a privacidade desde o início, incluindo a criptografia, o consentimento explícito e a anonimização de dados.</w:t>
      </w:r>
    </w:p>
    <w:p w14:paraId="6145B414" w14:textId="77777777" w:rsidR="00201B91" w:rsidRPr="00597222" w:rsidRDefault="00201B91" w:rsidP="00264E71">
      <w:pPr>
        <w:spacing w:after="0" w:line="240" w:lineRule="auto"/>
        <w:jc w:val="both"/>
        <w:rPr>
          <w:rFonts w:ascii="Arial" w:hAnsi="Arial" w:cs="Arial"/>
        </w:rPr>
      </w:pPr>
    </w:p>
    <w:p w14:paraId="6BCF44AB" w14:textId="09C1716A" w:rsidR="00201B91" w:rsidRPr="00597222" w:rsidRDefault="00201B91" w:rsidP="00765466">
      <w:pPr>
        <w:spacing w:after="0" w:line="240" w:lineRule="auto"/>
        <w:jc w:val="both"/>
        <w:rPr>
          <w:rFonts w:ascii="Arial" w:hAnsi="Arial" w:cs="Arial"/>
        </w:rPr>
      </w:pPr>
      <w:r w:rsidRPr="00597222">
        <w:rPr>
          <w:rFonts w:ascii="Arial" w:hAnsi="Arial" w:cs="Arial"/>
        </w:rPr>
        <w:t>Desenvolver para</w:t>
      </w:r>
      <w:r w:rsidR="00335544" w:rsidRPr="00597222">
        <w:rPr>
          <w:rFonts w:ascii="Arial" w:hAnsi="Arial" w:cs="Arial"/>
        </w:rPr>
        <w:t xml:space="preserve"> acesso</w:t>
      </w:r>
      <w:r w:rsidR="007967F1" w:rsidRPr="00597222">
        <w:rPr>
          <w:rFonts w:ascii="Arial" w:hAnsi="Arial" w:cs="Arial"/>
        </w:rPr>
        <w:t xml:space="preserve"> </w:t>
      </w:r>
      <w:r w:rsidR="007F269F" w:rsidRPr="00597222">
        <w:rPr>
          <w:rFonts w:ascii="Arial" w:hAnsi="Arial" w:cs="Arial"/>
        </w:rPr>
        <w:t xml:space="preserve">de </w:t>
      </w:r>
      <w:hyperlink r:id="rId5" w:tgtFrame="_blank" w:history="1">
        <w:r w:rsidR="007967F1" w:rsidRPr="00597222">
          <w:rPr>
            <w:rStyle w:val="Hyperlink"/>
            <w:rFonts w:ascii="Arial" w:hAnsi="Arial" w:cs="Arial"/>
            <w:b/>
            <w:bCs/>
          </w:rPr>
          <w:t>dispositivos com apps</w:t>
        </w:r>
      </w:hyperlink>
      <w:r w:rsidR="007967F1" w:rsidRPr="00597222">
        <w:rPr>
          <w:rFonts w:ascii="Arial" w:hAnsi="Arial" w:cs="Arial"/>
        </w:rPr>
        <w:t>, </w:t>
      </w:r>
      <w:r w:rsidR="007967F1" w:rsidRPr="00597222">
        <w:rPr>
          <w:rFonts w:ascii="Arial" w:hAnsi="Arial" w:cs="Arial"/>
          <w:b/>
          <w:bCs/>
        </w:rPr>
        <w:t>aparelhos de uso de apps</w:t>
      </w:r>
      <w:r w:rsidR="007967F1" w:rsidRPr="00597222">
        <w:rPr>
          <w:rFonts w:ascii="Arial" w:hAnsi="Arial" w:cs="Arial"/>
        </w:rPr>
        <w:t>, </w:t>
      </w:r>
      <w:r w:rsidR="007967F1" w:rsidRPr="00597222">
        <w:rPr>
          <w:rFonts w:ascii="Arial" w:hAnsi="Arial" w:cs="Arial"/>
          <w:b/>
          <w:bCs/>
        </w:rPr>
        <w:t>plataformas de apps</w:t>
      </w:r>
      <w:r w:rsidR="007967F1" w:rsidRPr="00597222">
        <w:rPr>
          <w:rFonts w:ascii="Arial" w:hAnsi="Arial" w:cs="Arial"/>
        </w:rPr>
        <w:t> ou </w:t>
      </w:r>
      <w:r w:rsidR="007967F1" w:rsidRPr="00597222">
        <w:rPr>
          <w:rFonts w:ascii="Arial" w:hAnsi="Arial" w:cs="Arial"/>
          <w:b/>
          <w:bCs/>
        </w:rPr>
        <w:t>equipamentos</w:t>
      </w:r>
      <w:r w:rsidR="007967F1" w:rsidRPr="00597222">
        <w:rPr>
          <w:rFonts w:ascii="Arial" w:hAnsi="Arial" w:cs="Arial"/>
        </w:rPr>
        <w:t> que executam aplicações</w:t>
      </w:r>
      <w:r w:rsidR="007F269F" w:rsidRPr="00597222">
        <w:rPr>
          <w:rFonts w:ascii="Arial" w:hAnsi="Arial" w:cs="Arial"/>
        </w:rPr>
        <w:t xml:space="preserve">, ou seja, todos os tipos de </w:t>
      </w:r>
      <w:r w:rsidR="00765466" w:rsidRPr="00597222">
        <w:rPr>
          <w:rFonts w:ascii="Arial" w:hAnsi="Arial" w:cs="Arial"/>
        </w:rPr>
        <w:t>{“</w:t>
      </w:r>
      <w:r w:rsidR="00335544" w:rsidRPr="00597222">
        <w:rPr>
          <w:rFonts w:ascii="Arial" w:hAnsi="Arial" w:cs="Arial"/>
        </w:rPr>
        <w:t>dispositivos</w:t>
      </w:r>
      <w:r w:rsidR="00765466" w:rsidRPr="00597222">
        <w:rPr>
          <w:rFonts w:ascii="Arial" w:hAnsi="Arial" w:cs="Arial"/>
        </w:rPr>
        <w:t>”}.</w:t>
      </w:r>
    </w:p>
    <w:p w14:paraId="7DD5CEA0" w14:textId="77777777" w:rsidR="00765466" w:rsidRPr="00597222" w:rsidRDefault="00765466" w:rsidP="00765466">
      <w:pPr>
        <w:spacing w:after="0" w:line="240" w:lineRule="auto"/>
        <w:jc w:val="both"/>
        <w:rPr>
          <w:rFonts w:ascii="Arial" w:hAnsi="Arial" w:cs="Arial"/>
        </w:rPr>
      </w:pPr>
    </w:p>
    <w:p w14:paraId="748854DC" w14:textId="1D068B08" w:rsidR="00A90408" w:rsidRPr="00597222" w:rsidRDefault="0075448F" w:rsidP="00765466">
      <w:pPr>
        <w:spacing w:after="0" w:line="240" w:lineRule="auto"/>
        <w:jc w:val="both"/>
        <w:rPr>
          <w:rFonts w:ascii="Arial" w:hAnsi="Arial" w:cs="Arial"/>
        </w:rPr>
      </w:pPr>
      <w:r w:rsidRPr="00597222">
        <w:rPr>
          <w:rFonts w:ascii="Arial" w:hAnsi="Arial" w:cs="Arial"/>
        </w:rPr>
        <w:t>=======================================================================</w:t>
      </w:r>
    </w:p>
    <w:p w14:paraId="1C750277" w14:textId="77777777" w:rsidR="00A90408" w:rsidRPr="00597222" w:rsidRDefault="00A90408" w:rsidP="00765466">
      <w:pPr>
        <w:spacing w:after="0" w:line="240" w:lineRule="auto"/>
        <w:jc w:val="both"/>
        <w:rPr>
          <w:rFonts w:ascii="Arial" w:hAnsi="Arial" w:cs="Arial"/>
        </w:rPr>
      </w:pPr>
    </w:p>
    <w:p w14:paraId="4B2E0A32" w14:textId="77777777" w:rsidR="00713610" w:rsidRPr="00597222" w:rsidRDefault="00713610" w:rsidP="00765466">
      <w:pPr>
        <w:spacing w:after="0" w:line="240" w:lineRule="auto"/>
        <w:jc w:val="both"/>
        <w:rPr>
          <w:rFonts w:ascii="Arial" w:hAnsi="Arial" w:cs="Arial"/>
        </w:rPr>
      </w:pPr>
    </w:p>
    <w:p w14:paraId="7095CF35" w14:textId="77777777" w:rsidR="00713610" w:rsidRPr="00597222" w:rsidRDefault="00713610" w:rsidP="00765466">
      <w:pPr>
        <w:spacing w:after="0" w:line="240" w:lineRule="auto"/>
        <w:jc w:val="both"/>
        <w:rPr>
          <w:rFonts w:ascii="Arial" w:hAnsi="Arial" w:cs="Arial"/>
        </w:rPr>
      </w:pPr>
    </w:p>
    <w:p w14:paraId="79D65D95" w14:textId="77777777" w:rsidR="00713610" w:rsidRPr="00597222" w:rsidRDefault="00713610" w:rsidP="00765466">
      <w:pPr>
        <w:spacing w:after="0" w:line="240" w:lineRule="auto"/>
        <w:jc w:val="both"/>
        <w:rPr>
          <w:rFonts w:ascii="Arial" w:hAnsi="Arial" w:cs="Arial"/>
        </w:rPr>
      </w:pPr>
    </w:p>
    <w:p w14:paraId="016B1991" w14:textId="77777777" w:rsidR="00713610" w:rsidRPr="00597222" w:rsidRDefault="00713610" w:rsidP="00765466">
      <w:pPr>
        <w:spacing w:after="0" w:line="240" w:lineRule="auto"/>
        <w:jc w:val="both"/>
        <w:rPr>
          <w:rFonts w:ascii="Arial" w:hAnsi="Arial" w:cs="Arial"/>
        </w:rPr>
      </w:pPr>
    </w:p>
    <w:p w14:paraId="69D5D0EF" w14:textId="77777777" w:rsidR="00713610" w:rsidRPr="00597222" w:rsidRDefault="00713610" w:rsidP="00765466">
      <w:pPr>
        <w:spacing w:after="0" w:line="240" w:lineRule="auto"/>
        <w:jc w:val="both"/>
        <w:rPr>
          <w:rFonts w:ascii="Arial" w:hAnsi="Arial" w:cs="Arial"/>
        </w:rPr>
      </w:pPr>
    </w:p>
    <w:p w14:paraId="58EEDA7B" w14:textId="77777777" w:rsidR="00713610" w:rsidRPr="00597222" w:rsidRDefault="00713610" w:rsidP="00765466">
      <w:pPr>
        <w:spacing w:after="0" w:line="240" w:lineRule="auto"/>
        <w:jc w:val="both"/>
        <w:rPr>
          <w:rFonts w:ascii="Arial" w:hAnsi="Arial" w:cs="Arial"/>
        </w:rPr>
      </w:pPr>
    </w:p>
    <w:p w14:paraId="6D0D7CCD" w14:textId="77777777" w:rsidR="00713610" w:rsidRPr="00597222" w:rsidRDefault="00713610" w:rsidP="00765466">
      <w:pPr>
        <w:spacing w:after="0" w:line="240" w:lineRule="auto"/>
        <w:jc w:val="both"/>
        <w:rPr>
          <w:rFonts w:ascii="Arial" w:hAnsi="Arial" w:cs="Arial"/>
        </w:rPr>
      </w:pPr>
    </w:p>
    <w:p w14:paraId="10190B8F" w14:textId="77777777" w:rsidR="00713610" w:rsidRPr="00597222" w:rsidRDefault="00713610" w:rsidP="00765466">
      <w:pPr>
        <w:spacing w:after="0" w:line="240" w:lineRule="auto"/>
        <w:jc w:val="both"/>
        <w:rPr>
          <w:rFonts w:ascii="Arial" w:hAnsi="Arial" w:cs="Arial"/>
        </w:rPr>
      </w:pPr>
    </w:p>
    <w:p w14:paraId="5FBE49E9" w14:textId="77777777" w:rsidR="00713610" w:rsidRPr="00597222" w:rsidRDefault="00713610" w:rsidP="00765466">
      <w:pPr>
        <w:spacing w:after="0" w:line="240" w:lineRule="auto"/>
        <w:jc w:val="both"/>
        <w:rPr>
          <w:rFonts w:ascii="Arial" w:hAnsi="Arial" w:cs="Arial"/>
        </w:rPr>
      </w:pPr>
    </w:p>
    <w:p w14:paraId="355623C2" w14:textId="77777777" w:rsidR="00713610" w:rsidRPr="00597222" w:rsidRDefault="00713610" w:rsidP="00765466">
      <w:pPr>
        <w:spacing w:after="0" w:line="240" w:lineRule="auto"/>
        <w:jc w:val="both"/>
        <w:rPr>
          <w:rFonts w:ascii="Arial" w:hAnsi="Arial" w:cs="Arial"/>
        </w:rPr>
      </w:pPr>
    </w:p>
    <w:p w14:paraId="46A659AD" w14:textId="77777777" w:rsidR="00713610" w:rsidRPr="00597222" w:rsidRDefault="00713610" w:rsidP="00765466">
      <w:pPr>
        <w:spacing w:after="0" w:line="240" w:lineRule="auto"/>
        <w:jc w:val="both"/>
        <w:rPr>
          <w:rFonts w:ascii="Arial" w:hAnsi="Arial" w:cs="Arial"/>
        </w:rPr>
      </w:pPr>
    </w:p>
    <w:p w14:paraId="6A7BCEE4" w14:textId="77777777" w:rsidR="00713610" w:rsidRPr="00597222" w:rsidRDefault="00713610" w:rsidP="00765466">
      <w:pPr>
        <w:spacing w:after="0" w:line="240" w:lineRule="auto"/>
        <w:jc w:val="both"/>
        <w:rPr>
          <w:rFonts w:ascii="Arial" w:hAnsi="Arial" w:cs="Arial"/>
        </w:rPr>
      </w:pPr>
    </w:p>
    <w:p w14:paraId="2BB011B0" w14:textId="77777777" w:rsidR="00713610" w:rsidRPr="00597222" w:rsidRDefault="00713610" w:rsidP="00765466">
      <w:pPr>
        <w:spacing w:after="0" w:line="240" w:lineRule="auto"/>
        <w:jc w:val="both"/>
        <w:rPr>
          <w:rFonts w:ascii="Arial" w:hAnsi="Arial" w:cs="Arial"/>
        </w:rPr>
      </w:pPr>
    </w:p>
    <w:p w14:paraId="435FF554" w14:textId="77777777" w:rsidR="00713610" w:rsidRPr="00597222" w:rsidRDefault="00713610" w:rsidP="00765466">
      <w:pPr>
        <w:spacing w:after="0" w:line="240" w:lineRule="auto"/>
        <w:jc w:val="both"/>
        <w:rPr>
          <w:rFonts w:ascii="Arial" w:hAnsi="Arial" w:cs="Arial"/>
        </w:rPr>
      </w:pPr>
    </w:p>
    <w:p w14:paraId="41EE9037" w14:textId="77777777" w:rsidR="00713610" w:rsidRPr="00597222" w:rsidRDefault="00713610" w:rsidP="00765466">
      <w:pPr>
        <w:spacing w:after="0" w:line="240" w:lineRule="auto"/>
        <w:jc w:val="both"/>
        <w:rPr>
          <w:rFonts w:ascii="Arial" w:hAnsi="Arial" w:cs="Arial"/>
        </w:rPr>
      </w:pPr>
    </w:p>
    <w:p w14:paraId="67FB73AA" w14:textId="77777777" w:rsidR="00713610" w:rsidRPr="00597222" w:rsidRDefault="00713610" w:rsidP="00765466">
      <w:pPr>
        <w:spacing w:after="0" w:line="240" w:lineRule="auto"/>
        <w:jc w:val="both"/>
        <w:rPr>
          <w:rFonts w:ascii="Arial" w:hAnsi="Arial" w:cs="Arial"/>
        </w:rPr>
      </w:pPr>
    </w:p>
    <w:p w14:paraId="42F774BB" w14:textId="77777777" w:rsidR="00713610" w:rsidRPr="00597222" w:rsidRDefault="00713610" w:rsidP="00765466">
      <w:pPr>
        <w:spacing w:after="0" w:line="240" w:lineRule="auto"/>
        <w:jc w:val="both"/>
        <w:rPr>
          <w:rFonts w:ascii="Arial" w:hAnsi="Arial" w:cs="Arial"/>
        </w:rPr>
      </w:pPr>
    </w:p>
    <w:p w14:paraId="5967E77B" w14:textId="77777777" w:rsidR="00713610" w:rsidRPr="00597222" w:rsidRDefault="00713610" w:rsidP="00765466">
      <w:pPr>
        <w:spacing w:after="0" w:line="240" w:lineRule="auto"/>
        <w:jc w:val="both"/>
        <w:rPr>
          <w:rFonts w:ascii="Arial" w:hAnsi="Arial" w:cs="Arial"/>
        </w:rPr>
      </w:pPr>
    </w:p>
    <w:p w14:paraId="5F2A40DD" w14:textId="77777777" w:rsidR="00713610" w:rsidRPr="00597222" w:rsidRDefault="00713610" w:rsidP="00765466">
      <w:pPr>
        <w:spacing w:after="0" w:line="240" w:lineRule="auto"/>
        <w:jc w:val="both"/>
        <w:rPr>
          <w:rFonts w:ascii="Arial" w:hAnsi="Arial" w:cs="Arial"/>
        </w:rPr>
      </w:pPr>
    </w:p>
    <w:p w14:paraId="7734C9F8" w14:textId="77777777" w:rsidR="00713610" w:rsidRPr="00597222" w:rsidRDefault="00713610" w:rsidP="00765466">
      <w:pPr>
        <w:spacing w:after="0" w:line="240" w:lineRule="auto"/>
        <w:jc w:val="both"/>
        <w:rPr>
          <w:rFonts w:ascii="Arial" w:hAnsi="Arial" w:cs="Arial"/>
        </w:rPr>
      </w:pPr>
    </w:p>
    <w:p w14:paraId="755BD440" w14:textId="77777777" w:rsidR="00713610" w:rsidRPr="00597222" w:rsidRDefault="00713610" w:rsidP="00765466">
      <w:pPr>
        <w:spacing w:after="0" w:line="240" w:lineRule="auto"/>
        <w:jc w:val="both"/>
        <w:rPr>
          <w:rFonts w:ascii="Arial" w:hAnsi="Arial" w:cs="Arial"/>
        </w:rPr>
      </w:pPr>
    </w:p>
    <w:p w14:paraId="69A81F78" w14:textId="77777777" w:rsidR="00713610" w:rsidRPr="00597222" w:rsidRDefault="00713610" w:rsidP="00765466">
      <w:pPr>
        <w:spacing w:after="0" w:line="240" w:lineRule="auto"/>
        <w:jc w:val="both"/>
        <w:rPr>
          <w:rFonts w:ascii="Arial" w:hAnsi="Arial" w:cs="Arial"/>
        </w:rPr>
      </w:pPr>
    </w:p>
    <w:p w14:paraId="406A2E1F" w14:textId="77777777" w:rsidR="00713610" w:rsidRPr="00597222" w:rsidRDefault="00713610" w:rsidP="00765466">
      <w:pPr>
        <w:spacing w:after="0" w:line="240" w:lineRule="auto"/>
        <w:jc w:val="both"/>
        <w:rPr>
          <w:rFonts w:ascii="Arial" w:hAnsi="Arial" w:cs="Arial"/>
        </w:rPr>
      </w:pPr>
    </w:p>
    <w:p w14:paraId="539CAC7A" w14:textId="77777777" w:rsidR="00713610" w:rsidRPr="00597222" w:rsidRDefault="00713610" w:rsidP="00765466">
      <w:pPr>
        <w:spacing w:after="0" w:line="240" w:lineRule="auto"/>
        <w:jc w:val="both"/>
        <w:rPr>
          <w:rFonts w:ascii="Arial" w:hAnsi="Arial" w:cs="Arial"/>
        </w:rPr>
      </w:pPr>
    </w:p>
    <w:p w14:paraId="3B44C75C" w14:textId="77777777" w:rsidR="00713610" w:rsidRPr="00597222" w:rsidRDefault="00713610" w:rsidP="00765466">
      <w:pPr>
        <w:spacing w:after="0" w:line="240" w:lineRule="auto"/>
        <w:jc w:val="both"/>
        <w:rPr>
          <w:rFonts w:ascii="Arial" w:hAnsi="Arial" w:cs="Arial"/>
        </w:rPr>
      </w:pPr>
    </w:p>
    <w:p w14:paraId="2D43BBA8" w14:textId="77777777" w:rsidR="00713610" w:rsidRPr="00597222" w:rsidRDefault="00713610" w:rsidP="00765466">
      <w:pPr>
        <w:spacing w:after="0" w:line="240" w:lineRule="auto"/>
        <w:jc w:val="both"/>
        <w:rPr>
          <w:rFonts w:ascii="Arial" w:hAnsi="Arial" w:cs="Arial"/>
        </w:rPr>
      </w:pPr>
    </w:p>
    <w:p w14:paraId="2AB2599F" w14:textId="77777777" w:rsidR="00713610" w:rsidRPr="00597222" w:rsidRDefault="00713610" w:rsidP="00765466">
      <w:pPr>
        <w:spacing w:after="0" w:line="240" w:lineRule="auto"/>
        <w:jc w:val="both"/>
        <w:rPr>
          <w:rFonts w:ascii="Arial" w:hAnsi="Arial" w:cs="Arial"/>
        </w:rPr>
      </w:pPr>
    </w:p>
    <w:p w14:paraId="7D3B9528" w14:textId="77777777" w:rsidR="00713610" w:rsidRPr="00597222" w:rsidRDefault="00713610" w:rsidP="00765466">
      <w:pPr>
        <w:spacing w:after="0" w:line="240" w:lineRule="auto"/>
        <w:jc w:val="both"/>
        <w:rPr>
          <w:rFonts w:ascii="Arial" w:hAnsi="Arial" w:cs="Arial"/>
        </w:rPr>
      </w:pPr>
    </w:p>
    <w:p w14:paraId="3B72E4BD" w14:textId="77777777" w:rsidR="00713610" w:rsidRPr="00597222" w:rsidRDefault="00713610" w:rsidP="00765466">
      <w:pPr>
        <w:spacing w:after="0" w:line="240" w:lineRule="auto"/>
        <w:jc w:val="both"/>
        <w:rPr>
          <w:rFonts w:ascii="Arial" w:hAnsi="Arial" w:cs="Arial"/>
        </w:rPr>
      </w:pPr>
    </w:p>
    <w:p w14:paraId="301D8C12" w14:textId="77777777" w:rsidR="00713610" w:rsidRPr="00597222" w:rsidRDefault="00713610" w:rsidP="00765466">
      <w:pPr>
        <w:spacing w:after="0" w:line="240" w:lineRule="auto"/>
        <w:jc w:val="both"/>
        <w:rPr>
          <w:rFonts w:ascii="Arial" w:hAnsi="Arial" w:cs="Arial"/>
        </w:rPr>
      </w:pPr>
    </w:p>
    <w:p w14:paraId="495A6B72" w14:textId="77777777" w:rsidR="00713610" w:rsidRPr="00597222" w:rsidRDefault="00713610" w:rsidP="00765466">
      <w:pPr>
        <w:spacing w:after="0" w:line="240" w:lineRule="auto"/>
        <w:jc w:val="both"/>
        <w:rPr>
          <w:rFonts w:ascii="Arial" w:hAnsi="Arial" w:cs="Arial"/>
        </w:rPr>
      </w:pPr>
    </w:p>
    <w:p w14:paraId="1CA12565" w14:textId="77777777" w:rsidR="00786CC3" w:rsidRPr="00597222" w:rsidRDefault="00786CC3" w:rsidP="00920B6C">
      <w:pPr>
        <w:spacing w:after="0" w:line="240" w:lineRule="auto"/>
        <w:jc w:val="both"/>
        <w:rPr>
          <w:rFonts w:ascii="Arial" w:hAnsi="Arial" w:cs="Arial"/>
          <w:b/>
          <w:bCs/>
        </w:rPr>
      </w:pPr>
    </w:p>
    <w:p w14:paraId="2474A6AA" w14:textId="77777777" w:rsidR="00786CC3" w:rsidRPr="00597222" w:rsidRDefault="00786CC3" w:rsidP="00920B6C">
      <w:pPr>
        <w:spacing w:after="0" w:line="240" w:lineRule="auto"/>
        <w:jc w:val="both"/>
        <w:rPr>
          <w:rFonts w:ascii="Arial" w:hAnsi="Arial" w:cs="Arial"/>
          <w:b/>
          <w:bCs/>
        </w:rPr>
      </w:pPr>
    </w:p>
    <w:p w14:paraId="3E869346" w14:textId="77777777" w:rsidR="00786CC3" w:rsidRPr="00597222" w:rsidRDefault="00786CC3" w:rsidP="00920B6C">
      <w:pPr>
        <w:spacing w:after="0" w:line="240" w:lineRule="auto"/>
        <w:jc w:val="both"/>
        <w:rPr>
          <w:rFonts w:ascii="Arial" w:hAnsi="Arial" w:cs="Arial"/>
          <w:b/>
          <w:bCs/>
        </w:rPr>
      </w:pPr>
    </w:p>
    <w:p w14:paraId="2C312F29" w14:textId="2A2A9443" w:rsidR="00EE4C90" w:rsidRPr="00597222" w:rsidRDefault="0076364E" w:rsidP="00920B6C">
      <w:pPr>
        <w:spacing w:after="0" w:line="240" w:lineRule="auto"/>
        <w:jc w:val="both"/>
        <w:rPr>
          <w:rFonts w:ascii="Arial" w:hAnsi="Arial" w:cs="Arial"/>
          <w:b/>
          <w:bCs/>
        </w:rPr>
      </w:pPr>
      <w:r w:rsidRPr="00597222">
        <w:rPr>
          <w:rFonts w:ascii="Arial" w:hAnsi="Arial" w:cs="Arial"/>
          <w:b/>
          <w:bCs/>
        </w:rPr>
        <w:lastRenderedPageBreak/>
        <w:t>TELA PRINCIPAL</w:t>
      </w:r>
    </w:p>
    <w:p w14:paraId="54D1310C" w14:textId="77777777" w:rsidR="00513F45" w:rsidRPr="00597222" w:rsidRDefault="00513F45" w:rsidP="00920B6C">
      <w:pPr>
        <w:spacing w:after="0" w:line="240" w:lineRule="auto"/>
        <w:jc w:val="both"/>
        <w:rPr>
          <w:rFonts w:ascii="Arial" w:hAnsi="Arial" w:cs="Arial"/>
          <w:b/>
          <w:bCs/>
        </w:rPr>
      </w:pPr>
    </w:p>
    <w:p w14:paraId="33018E03" w14:textId="4E12C854" w:rsidR="00513F45" w:rsidRPr="00597222" w:rsidRDefault="000042B3" w:rsidP="00920B6C">
      <w:pPr>
        <w:spacing w:after="0" w:line="240" w:lineRule="auto"/>
        <w:jc w:val="both"/>
        <w:rPr>
          <w:rFonts w:ascii="Arial" w:hAnsi="Arial" w:cs="Arial"/>
          <w:b/>
          <w:bCs/>
        </w:rPr>
      </w:pPr>
      <w:r w:rsidRPr="00597222">
        <w:rPr>
          <w:rFonts w:ascii="Segoe UI Emoji" w:hAnsi="Segoe UI Emoji" w:cs="Segoe UI Emoji"/>
          <w:b/>
          <w:bCs/>
        </w:rPr>
        <w:t>🧭</w:t>
      </w:r>
      <w:r w:rsidRPr="00597222">
        <w:rPr>
          <w:rFonts w:ascii="Arial" w:hAnsi="Arial" w:cs="Arial"/>
          <w:b/>
          <w:bCs/>
        </w:rPr>
        <w:t xml:space="preserve"> Componentes da Tela, deixar </w:t>
      </w:r>
      <w:r w:rsidR="009A082F" w:rsidRPr="00597222">
        <w:rPr>
          <w:rFonts w:ascii="Arial" w:hAnsi="Arial" w:cs="Arial"/>
          <w:b/>
          <w:bCs/>
        </w:rPr>
        <w:t xml:space="preserve">um botão </w:t>
      </w:r>
      <w:r w:rsidRPr="00597222">
        <w:rPr>
          <w:rFonts w:ascii="Arial" w:hAnsi="Arial" w:cs="Arial"/>
          <w:b/>
          <w:bCs/>
        </w:rPr>
        <w:t>centra</w:t>
      </w:r>
      <w:r w:rsidR="00204759" w:rsidRPr="00597222">
        <w:rPr>
          <w:rFonts w:ascii="Arial" w:hAnsi="Arial" w:cs="Arial"/>
          <w:b/>
          <w:bCs/>
        </w:rPr>
        <w:t>lizado na tela, igual logo, igual nome do aplicativo.</w:t>
      </w:r>
    </w:p>
    <w:p w14:paraId="3EEE17CB" w14:textId="00E9D8A3" w:rsidR="00204759" w:rsidRPr="00597222" w:rsidRDefault="009A082F" w:rsidP="009A082F">
      <w:pPr>
        <w:spacing w:after="0" w:line="240" w:lineRule="auto"/>
        <w:jc w:val="both"/>
        <w:rPr>
          <w:rFonts w:ascii="Arial" w:hAnsi="Arial" w:cs="Arial"/>
          <w:b/>
          <w:bCs/>
        </w:rPr>
      </w:pPr>
      <w:r w:rsidRPr="00597222">
        <w:rPr>
          <w:rFonts w:ascii="Arial" w:hAnsi="Arial" w:cs="Arial"/>
          <w:b/>
          <w:bCs/>
        </w:rPr>
        <w:t>[</w:t>
      </w:r>
      <w:r w:rsidR="00204759" w:rsidRPr="00597222">
        <w:rPr>
          <w:rFonts w:ascii="Arial" w:hAnsi="Arial" w:cs="Arial"/>
          <w:b/>
          <w:bCs/>
        </w:rPr>
        <w:t>MEDICAMENTOS</w:t>
      </w:r>
      <w:r w:rsidRPr="00597222">
        <w:rPr>
          <w:rFonts w:ascii="Arial" w:hAnsi="Arial" w:cs="Arial"/>
          <w:b/>
          <w:bCs/>
        </w:rPr>
        <w:t>]</w:t>
      </w:r>
    </w:p>
    <w:p w14:paraId="4F1397BE" w14:textId="1F8C8156" w:rsidR="00204759" w:rsidRPr="00597222" w:rsidRDefault="009A082F" w:rsidP="009A082F">
      <w:pPr>
        <w:spacing w:after="0" w:line="240" w:lineRule="auto"/>
        <w:jc w:val="both"/>
        <w:rPr>
          <w:rFonts w:ascii="Arial" w:hAnsi="Arial" w:cs="Arial"/>
          <w:b/>
          <w:bCs/>
        </w:rPr>
      </w:pPr>
      <w:r w:rsidRPr="00597222">
        <w:rPr>
          <w:rFonts w:ascii="Arial" w:hAnsi="Arial" w:cs="Arial"/>
          <w:b/>
          <w:bCs/>
        </w:rPr>
        <w:t>[</w:t>
      </w:r>
      <w:r w:rsidR="00204759" w:rsidRPr="00597222">
        <w:rPr>
          <w:rFonts w:ascii="Arial" w:hAnsi="Arial" w:cs="Arial"/>
          <w:b/>
          <w:bCs/>
        </w:rPr>
        <w:t>AGENDAMENTO</w:t>
      </w:r>
      <w:r w:rsidRPr="00597222">
        <w:rPr>
          <w:rFonts w:ascii="Arial" w:hAnsi="Arial" w:cs="Arial"/>
          <w:b/>
          <w:bCs/>
        </w:rPr>
        <w:t>]</w:t>
      </w:r>
    </w:p>
    <w:p w14:paraId="5341918C" w14:textId="48DA2DDC" w:rsidR="00204759" w:rsidRPr="00597222" w:rsidRDefault="009A082F" w:rsidP="009A082F">
      <w:pPr>
        <w:spacing w:after="0" w:line="240" w:lineRule="auto"/>
        <w:jc w:val="both"/>
        <w:rPr>
          <w:rFonts w:ascii="Arial" w:hAnsi="Arial" w:cs="Arial"/>
          <w:b/>
          <w:bCs/>
        </w:rPr>
      </w:pPr>
      <w:r w:rsidRPr="00597222">
        <w:rPr>
          <w:rFonts w:ascii="Arial" w:hAnsi="Arial" w:cs="Arial"/>
          <w:b/>
          <w:bCs/>
        </w:rPr>
        <w:t>[</w:t>
      </w:r>
      <w:r w:rsidR="00204759" w:rsidRPr="00597222">
        <w:rPr>
          <w:rFonts w:ascii="Arial" w:hAnsi="Arial" w:cs="Arial"/>
          <w:b/>
          <w:bCs/>
        </w:rPr>
        <w:t>PÂNICO</w:t>
      </w:r>
      <w:r w:rsidRPr="00597222">
        <w:rPr>
          <w:rFonts w:ascii="Arial" w:hAnsi="Arial" w:cs="Arial"/>
          <w:b/>
          <w:bCs/>
        </w:rPr>
        <w:t>]</w:t>
      </w:r>
    </w:p>
    <w:p w14:paraId="1579969B" w14:textId="73003478" w:rsidR="00204759" w:rsidRPr="00597222" w:rsidRDefault="009A082F" w:rsidP="009A082F">
      <w:pPr>
        <w:spacing w:after="0" w:line="240" w:lineRule="auto"/>
        <w:jc w:val="both"/>
        <w:rPr>
          <w:rFonts w:ascii="Arial" w:hAnsi="Arial" w:cs="Arial"/>
          <w:b/>
          <w:bCs/>
        </w:rPr>
      </w:pPr>
      <w:r w:rsidRPr="00597222">
        <w:rPr>
          <w:rFonts w:ascii="Arial" w:hAnsi="Arial" w:cs="Arial"/>
          <w:b/>
          <w:bCs/>
        </w:rPr>
        <w:t>[</w:t>
      </w:r>
      <w:r w:rsidR="00204759" w:rsidRPr="00597222">
        <w:rPr>
          <w:rFonts w:ascii="Arial" w:hAnsi="Arial" w:cs="Arial"/>
          <w:b/>
          <w:bCs/>
        </w:rPr>
        <w:t>LOCALIZAÇÃO</w:t>
      </w:r>
      <w:r w:rsidRPr="00597222">
        <w:rPr>
          <w:rFonts w:ascii="Arial" w:hAnsi="Arial" w:cs="Arial"/>
          <w:b/>
          <w:bCs/>
        </w:rPr>
        <w:t>]</w:t>
      </w:r>
    </w:p>
    <w:p w14:paraId="74937D9D" w14:textId="2628A462" w:rsidR="00204759" w:rsidRPr="00597222" w:rsidRDefault="009A082F" w:rsidP="009A082F">
      <w:pPr>
        <w:spacing w:after="0" w:line="240" w:lineRule="auto"/>
        <w:jc w:val="both"/>
        <w:rPr>
          <w:rFonts w:ascii="Arial" w:hAnsi="Arial" w:cs="Arial"/>
          <w:b/>
          <w:bCs/>
        </w:rPr>
      </w:pPr>
      <w:r w:rsidRPr="00597222">
        <w:rPr>
          <w:rFonts w:ascii="Arial" w:hAnsi="Arial" w:cs="Arial"/>
          <w:b/>
          <w:bCs/>
        </w:rPr>
        <w:t>[</w:t>
      </w:r>
      <w:r w:rsidR="00204759" w:rsidRPr="00597222">
        <w:rPr>
          <w:rFonts w:ascii="Arial" w:hAnsi="Arial" w:cs="Arial"/>
          <w:b/>
          <w:bCs/>
        </w:rPr>
        <w:t>CADASTROS GERAIS</w:t>
      </w:r>
      <w:r w:rsidRPr="00597222">
        <w:rPr>
          <w:rFonts w:ascii="Arial" w:hAnsi="Arial" w:cs="Arial"/>
          <w:b/>
          <w:bCs/>
        </w:rPr>
        <w:t>]</w:t>
      </w:r>
    </w:p>
    <w:p w14:paraId="0864BF2A" w14:textId="77777777" w:rsidR="00204759" w:rsidRPr="00597222" w:rsidRDefault="00204759" w:rsidP="00920B6C">
      <w:pPr>
        <w:spacing w:after="0" w:line="240" w:lineRule="auto"/>
        <w:jc w:val="both"/>
        <w:rPr>
          <w:rFonts w:ascii="Arial" w:hAnsi="Arial" w:cs="Arial"/>
          <w:b/>
          <w:bCs/>
        </w:rPr>
      </w:pPr>
    </w:p>
    <w:p w14:paraId="5B22E40E" w14:textId="77777777" w:rsidR="00513F45" w:rsidRPr="00597222" w:rsidRDefault="00513F45" w:rsidP="00920B6C">
      <w:pPr>
        <w:spacing w:after="0" w:line="240" w:lineRule="auto"/>
        <w:jc w:val="both"/>
        <w:rPr>
          <w:rFonts w:ascii="Arial" w:hAnsi="Arial" w:cs="Arial"/>
          <w:b/>
          <w:bCs/>
        </w:rPr>
      </w:pPr>
    </w:p>
    <w:p w14:paraId="1A5FDEA0" w14:textId="4B64A3FB" w:rsidR="0076364E" w:rsidRPr="00597222" w:rsidRDefault="00CB038B" w:rsidP="00920B6C">
      <w:pPr>
        <w:spacing w:after="0" w:line="240" w:lineRule="auto"/>
        <w:jc w:val="both"/>
        <w:rPr>
          <w:rFonts w:ascii="Arial" w:hAnsi="Arial" w:cs="Arial"/>
          <w:b/>
          <w:bCs/>
        </w:rPr>
      </w:pPr>
      <w:r w:rsidRPr="00597222">
        <w:rPr>
          <w:rFonts w:ascii="Arial" w:hAnsi="Arial" w:cs="Arial"/>
          <w:b/>
          <w:bCs/>
        </w:rPr>
        <w:t>C</w:t>
      </w:r>
      <w:r w:rsidR="00EE4C90" w:rsidRPr="00597222">
        <w:rPr>
          <w:rFonts w:ascii="Arial" w:hAnsi="Arial" w:cs="Arial"/>
          <w:b/>
          <w:bCs/>
        </w:rPr>
        <w:t xml:space="preserve">ategorias </w:t>
      </w:r>
      <w:r w:rsidR="00AF7BFA" w:rsidRPr="00597222">
        <w:rPr>
          <w:rFonts w:ascii="Arial" w:hAnsi="Arial" w:cs="Arial"/>
          <w:b/>
          <w:bCs/>
        </w:rPr>
        <w:t>Principais:</w:t>
      </w:r>
    </w:p>
    <w:p w14:paraId="23F7F52C" w14:textId="7A8556F2" w:rsidR="00556737" w:rsidRPr="00597222" w:rsidRDefault="0076364E" w:rsidP="00556737">
      <w:pPr>
        <w:spacing w:after="0" w:line="240" w:lineRule="auto"/>
        <w:ind w:firstLine="284"/>
        <w:jc w:val="both"/>
        <w:rPr>
          <w:rFonts w:ascii="Arial" w:hAnsi="Arial" w:cs="Arial"/>
          <w:b/>
          <w:bCs/>
        </w:rPr>
      </w:pPr>
      <w:r w:rsidRPr="00597222">
        <w:rPr>
          <w:rFonts w:ascii="Arial" w:hAnsi="Arial" w:cs="Arial"/>
          <w:b/>
          <w:bCs/>
        </w:rPr>
        <w:t>“MEDICAMENTOS”</w:t>
      </w:r>
    </w:p>
    <w:p w14:paraId="3C215BBC" w14:textId="77777777" w:rsidR="007377EF" w:rsidRPr="00597222" w:rsidRDefault="0076364E" w:rsidP="007377EF">
      <w:pPr>
        <w:spacing w:after="0" w:line="240" w:lineRule="auto"/>
        <w:ind w:firstLine="284"/>
        <w:jc w:val="both"/>
        <w:rPr>
          <w:rFonts w:ascii="Arial" w:hAnsi="Arial" w:cs="Arial"/>
          <w:b/>
          <w:bCs/>
        </w:rPr>
      </w:pPr>
      <w:r w:rsidRPr="00597222">
        <w:rPr>
          <w:rFonts w:ascii="Arial" w:hAnsi="Arial" w:cs="Arial"/>
          <w:b/>
          <w:bCs/>
        </w:rPr>
        <w:t>“AGENDAMENTO</w:t>
      </w:r>
      <w:r w:rsidR="007377EF" w:rsidRPr="00597222">
        <w:rPr>
          <w:rFonts w:ascii="Arial" w:hAnsi="Arial" w:cs="Arial"/>
          <w:b/>
          <w:bCs/>
        </w:rPr>
        <w:t>”</w:t>
      </w:r>
    </w:p>
    <w:p w14:paraId="685D3719" w14:textId="77777777" w:rsidR="007377EF" w:rsidRPr="00597222" w:rsidRDefault="0076364E" w:rsidP="007377EF">
      <w:pPr>
        <w:spacing w:after="0" w:line="240" w:lineRule="auto"/>
        <w:ind w:firstLine="284"/>
        <w:jc w:val="both"/>
        <w:rPr>
          <w:rFonts w:ascii="Arial" w:hAnsi="Arial" w:cs="Arial"/>
          <w:b/>
          <w:bCs/>
        </w:rPr>
      </w:pPr>
      <w:r w:rsidRPr="00597222">
        <w:rPr>
          <w:rFonts w:ascii="Arial" w:hAnsi="Arial" w:cs="Arial"/>
          <w:b/>
          <w:bCs/>
        </w:rPr>
        <w:t>“PÂNICO”</w:t>
      </w:r>
    </w:p>
    <w:p w14:paraId="7A68A9E1" w14:textId="77777777" w:rsidR="007377EF" w:rsidRPr="00597222" w:rsidRDefault="0076364E" w:rsidP="007377EF">
      <w:pPr>
        <w:spacing w:after="0" w:line="240" w:lineRule="auto"/>
        <w:ind w:firstLine="284"/>
        <w:jc w:val="both"/>
        <w:rPr>
          <w:rFonts w:ascii="Arial" w:hAnsi="Arial" w:cs="Arial"/>
          <w:b/>
          <w:bCs/>
        </w:rPr>
      </w:pPr>
      <w:r w:rsidRPr="00597222">
        <w:rPr>
          <w:rFonts w:ascii="Arial" w:hAnsi="Arial" w:cs="Arial"/>
          <w:b/>
          <w:bCs/>
        </w:rPr>
        <w:t>“LOCALIZAÇÃO”</w:t>
      </w:r>
    </w:p>
    <w:p w14:paraId="1E36A564" w14:textId="36A5317F" w:rsidR="00556737" w:rsidRPr="00597222" w:rsidRDefault="0076364E" w:rsidP="007377EF">
      <w:pPr>
        <w:spacing w:after="0" w:line="240" w:lineRule="auto"/>
        <w:ind w:firstLine="284"/>
        <w:jc w:val="both"/>
        <w:rPr>
          <w:rFonts w:ascii="Arial" w:hAnsi="Arial" w:cs="Arial"/>
          <w:b/>
          <w:bCs/>
        </w:rPr>
      </w:pPr>
      <w:r w:rsidRPr="00597222">
        <w:rPr>
          <w:rFonts w:ascii="Arial" w:hAnsi="Arial" w:cs="Arial"/>
          <w:b/>
          <w:bCs/>
        </w:rPr>
        <w:t>“CADASTROS GERAIS”</w:t>
      </w:r>
    </w:p>
    <w:p w14:paraId="6E6ACC07" w14:textId="6F223E17" w:rsidR="00EE4C90" w:rsidRPr="00597222" w:rsidRDefault="00A00AF7" w:rsidP="00A00AF7">
      <w:pPr>
        <w:spacing w:after="0" w:line="240" w:lineRule="auto"/>
        <w:jc w:val="both"/>
        <w:rPr>
          <w:rFonts w:ascii="Arial" w:hAnsi="Arial" w:cs="Arial"/>
        </w:rPr>
      </w:pPr>
      <w:r w:rsidRPr="00597222">
        <w:rPr>
          <w:rFonts w:ascii="Arial" w:hAnsi="Arial" w:cs="Arial"/>
        </w:rPr>
        <w:tab/>
      </w:r>
      <w:proofErr w:type="gramStart"/>
      <w:r w:rsidR="00DB0B0F" w:rsidRPr="00597222">
        <w:rPr>
          <w:rFonts w:ascii="Arial" w:hAnsi="Arial" w:cs="Arial"/>
        </w:rPr>
        <w:t>Sub-Categorias</w:t>
      </w:r>
      <w:proofErr w:type="gramEnd"/>
      <w:r w:rsidR="00EE15BB" w:rsidRPr="00597222">
        <w:rPr>
          <w:rFonts w:ascii="Arial" w:hAnsi="Arial" w:cs="Arial"/>
        </w:rPr>
        <w:t xml:space="preserve"> que est</w:t>
      </w:r>
      <w:r w:rsidR="00EE4C90" w:rsidRPr="00597222">
        <w:rPr>
          <w:rFonts w:ascii="Arial" w:hAnsi="Arial" w:cs="Arial"/>
        </w:rPr>
        <w:t>ão d</w:t>
      </w:r>
      <w:r w:rsidR="00EE15BB" w:rsidRPr="00597222">
        <w:rPr>
          <w:rFonts w:ascii="Arial" w:hAnsi="Arial" w:cs="Arial"/>
        </w:rPr>
        <w:t>entro</w:t>
      </w:r>
      <w:r w:rsidR="00EE4C90" w:rsidRPr="00597222">
        <w:rPr>
          <w:rFonts w:ascii="Arial" w:hAnsi="Arial" w:cs="Arial"/>
        </w:rPr>
        <w:t xml:space="preserve"> de “CADASTROS GERAIS”:</w:t>
      </w:r>
    </w:p>
    <w:p w14:paraId="04536775" w14:textId="0E95BFAB" w:rsidR="00A00AF7" w:rsidRPr="00597222" w:rsidRDefault="00A00AF7" w:rsidP="00EE4C90">
      <w:pPr>
        <w:spacing w:after="0" w:line="240" w:lineRule="auto"/>
        <w:ind w:firstLine="708"/>
        <w:jc w:val="both"/>
        <w:rPr>
          <w:rFonts w:ascii="Arial" w:hAnsi="Arial" w:cs="Arial"/>
          <w:b/>
          <w:bCs/>
        </w:rPr>
      </w:pPr>
      <w:r w:rsidRPr="00597222">
        <w:rPr>
          <w:rFonts w:ascii="Arial" w:hAnsi="Arial" w:cs="Arial"/>
          <w:b/>
          <w:bCs/>
        </w:rPr>
        <w:t>“MeusDados”</w:t>
      </w:r>
    </w:p>
    <w:p w14:paraId="55613201" w14:textId="47EFC9C5" w:rsidR="00A00AF7" w:rsidRPr="00597222" w:rsidRDefault="00A00AF7" w:rsidP="00A00AF7">
      <w:pPr>
        <w:spacing w:after="0" w:line="240" w:lineRule="auto"/>
        <w:ind w:firstLine="708"/>
        <w:jc w:val="both"/>
        <w:rPr>
          <w:rFonts w:ascii="Arial" w:hAnsi="Arial" w:cs="Arial"/>
          <w:b/>
          <w:bCs/>
        </w:rPr>
      </w:pPr>
      <w:r w:rsidRPr="00597222">
        <w:rPr>
          <w:rFonts w:ascii="Arial" w:hAnsi="Arial" w:cs="Arial"/>
          <w:b/>
          <w:bCs/>
        </w:rPr>
        <w:t>“</w:t>
      </w:r>
      <w:r w:rsidR="008D2B71">
        <w:rPr>
          <w:rFonts w:ascii="Arial" w:hAnsi="Arial" w:cs="Arial"/>
          <w:b/>
          <w:bCs/>
        </w:rPr>
        <w:t>NomeDoProfissional</w:t>
      </w:r>
      <w:r w:rsidRPr="00597222">
        <w:rPr>
          <w:rFonts w:ascii="Arial" w:hAnsi="Arial" w:cs="Arial"/>
          <w:b/>
          <w:bCs/>
        </w:rPr>
        <w:t>”</w:t>
      </w:r>
    </w:p>
    <w:p w14:paraId="6FDFD485" w14:textId="76EDD437" w:rsidR="00A00AF7" w:rsidRPr="00597222" w:rsidRDefault="00A00AF7" w:rsidP="00A00AF7">
      <w:pPr>
        <w:spacing w:after="0" w:line="240" w:lineRule="auto"/>
        <w:ind w:firstLine="708"/>
        <w:jc w:val="both"/>
        <w:rPr>
          <w:rFonts w:ascii="Arial" w:hAnsi="Arial" w:cs="Arial"/>
          <w:b/>
          <w:bCs/>
        </w:rPr>
      </w:pPr>
      <w:r w:rsidRPr="00597222">
        <w:rPr>
          <w:rFonts w:ascii="Arial" w:hAnsi="Arial" w:cs="Arial"/>
          <w:b/>
          <w:bCs/>
        </w:rPr>
        <w:t>“NomeDoParente”</w:t>
      </w:r>
    </w:p>
    <w:p w14:paraId="2AAD99BD" w14:textId="6A16888A" w:rsidR="00813F97" w:rsidRPr="00597222" w:rsidRDefault="00813F97" w:rsidP="00A00AF7">
      <w:pPr>
        <w:spacing w:after="0" w:line="240" w:lineRule="auto"/>
        <w:ind w:firstLine="708"/>
        <w:jc w:val="both"/>
        <w:rPr>
          <w:rFonts w:ascii="Arial" w:hAnsi="Arial" w:cs="Arial"/>
          <w:b/>
          <w:bCs/>
        </w:rPr>
      </w:pPr>
      <w:r w:rsidRPr="00597222">
        <w:rPr>
          <w:rFonts w:ascii="Arial" w:hAnsi="Arial" w:cs="Arial"/>
          <w:b/>
          <w:bCs/>
        </w:rPr>
        <w:t>“LocaisExameConsultas”</w:t>
      </w:r>
    </w:p>
    <w:p w14:paraId="0F8968F3" w14:textId="15FE05F3" w:rsidR="000F2F37" w:rsidRPr="00597222" w:rsidRDefault="000F2F37" w:rsidP="006075A4">
      <w:pPr>
        <w:spacing w:after="0" w:line="240" w:lineRule="auto"/>
        <w:jc w:val="both"/>
        <w:rPr>
          <w:rFonts w:ascii="Arial" w:hAnsi="Arial" w:cs="Arial"/>
        </w:rPr>
      </w:pPr>
    </w:p>
    <w:p w14:paraId="54356A58" w14:textId="6778FDDA" w:rsidR="00720D5D" w:rsidRPr="00597222" w:rsidRDefault="006967A9" w:rsidP="00473100">
      <w:pPr>
        <w:spacing w:after="0" w:line="240" w:lineRule="auto"/>
        <w:jc w:val="both"/>
        <w:rPr>
          <w:rFonts w:ascii="Arial" w:hAnsi="Arial" w:cs="Arial"/>
        </w:rPr>
      </w:pPr>
      <w:r w:rsidRPr="00597222">
        <w:rPr>
          <w:rFonts w:ascii="Arial" w:hAnsi="Arial" w:cs="Arial"/>
        </w:rPr>
        <w:t>A tela inicial</w:t>
      </w:r>
      <w:r w:rsidR="00D30C72" w:rsidRPr="00597222">
        <w:rPr>
          <w:rFonts w:ascii="Arial" w:hAnsi="Arial" w:cs="Arial"/>
        </w:rPr>
        <w:t xml:space="preserve"> </w:t>
      </w:r>
      <w:r w:rsidR="00D30C72" w:rsidRPr="00597222">
        <w:rPr>
          <w:rFonts w:ascii="Arial" w:hAnsi="Arial" w:cs="Arial"/>
          <w:b/>
          <w:bCs/>
        </w:rPr>
        <w:t>{“TELA PRINCIPAL”}</w:t>
      </w:r>
      <w:r w:rsidR="00D30C72" w:rsidRPr="00597222">
        <w:rPr>
          <w:rFonts w:ascii="Arial" w:hAnsi="Arial" w:cs="Arial"/>
        </w:rPr>
        <w:t xml:space="preserve">, </w:t>
      </w:r>
      <w:r w:rsidR="00DD311A" w:rsidRPr="00597222">
        <w:rPr>
          <w:rFonts w:ascii="Arial" w:hAnsi="Arial" w:cs="Arial"/>
        </w:rPr>
        <w:t xml:space="preserve">terá que ser bem {“clean”}, </w:t>
      </w:r>
      <w:r w:rsidR="00BC713F" w:rsidRPr="00597222">
        <w:rPr>
          <w:rFonts w:ascii="Arial" w:hAnsi="Arial" w:cs="Arial"/>
        </w:rPr>
        <w:t xml:space="preserve">trazendo o logo do </w:t>
      </w:r>
      <w:r w:rsidR="00BC713F" w:rsidRPr="00597222">
        <w:rPr>
          <w:rFonts w:ascii="Arial" w:hAnsi="Arial" w:cs="Arial"/>
          <w:b/>
          <w:bCs/>
        </w:rPr>
        <w:t>APP - {"</w:t>
      </w:r>
      <w:r w:rsidR="001E5F2F" w:rsidRPr="00597222">
        <w:rPr>
          <w:rFonts w:ascii="Arial" w:hAnsi="Arial" w:cs="Arial"/>
          <w:b/>
          <w:bCs/>
        </w:rPr>
        <w:t>SaúdeCicloDaVida</w:t>
      </w:r>
      <w:r w:rsidR="00BC713F" w:rsidRPr="00597222">
        <w:rPr>
          <w:rFonts w:ascii="Arial" w:hAnsi="Arial" w:cs="Arial"/>
          <w:b/>
          <w:bCs/>
        </w:rPr>
        <w:t>"}</w:t>
      </w:r>
      <w:r w:rsidR="00BC713F" w:rsidRPr="00597222">
        <w:rPr>
          <w:rFonts w:ascii="Arial" w:hAnsi="Arial" w:cs="Arial"/>
        </w:rPr>
        <w:t xml:space="preserve">, </w:t>
      </w:r>
      <w:r w:rsidR="00DD311A" w:rsidRPr="00597222">
        <w:rPr>
          <w:rFonts w:ascii="Arial" w:hAnsi="Arial" w:cs="Arial"/>
        </w:rPr>
        <w:t>trazendo</w:t>
      </w:r>
      <w:r w:rsidR="006E6F83" w:rsidRPr="00597222">
        <w:rPr>
          <w:rFonts w:ascii="Arial" w:hAnsi="Arial" w:cs="Arial"/>
        </w:rPr>
        <w:t xml:space="preserve"> os botões de categorias</w:t>
      </w:r>
      <w:r w:rsidR="00DC36CF" w:rsidRPr="00597222">
        <w:rPr>
          <w:rFonts w:ascii="Arial" w:hAnsi="Arial" w:cs="Arial"/>
        </w:rPr>
        <w:t>, são estes os botões</w:t>
      </w:r>
      <w:r w:rsidR="00851A54" w:rsidRPr="00597222">
        <w:rPr>
          <w:rFonts w:ascii="Arial" w:hAnsi="Arial" w:cs="Arial"/>
        </w:rPr>
        <w:t xml:space="preserve"> de </w:t>
      </w:r>
      <w:r w:rsidR="00851A54" w:rsidRPr="00597222">
        <w:rPr>
          <w:rFonts w:ascii="Arial" w:hAnsi="Arial" w:cs="Arial"/>
          <w:b/>
          <w:bCs/>
        </w:rPr>
        <w:t>{“Categorias principais</w:t>
      </w:r>
      <w:r w:rsidR="003C1988" w:rsidRPr="00597222">
        <w:rPr>
          <w:rFonts w:ascii="Arial" w:hAnsi="Arial" w:cs="Arial"/>
          <w:b/>
          <w:bCs/>
        </w:rPr>
        <w:t>”}</w:t>
      </w:r>
      <w:r w:rsidR="003C1988" w:rsidRPr="00597222">
        <w:rPr>
          <w:rFonts w:ascii="Arial" w:hAnsi="Arial" w:cs="Arial"/>
        </w:rPr>
        <w:t>:</w:t>
      </w:r>
      <w:r w:rsidR="00F13A37" w:rsidRPr="00597222">
        <w:rPr>
          <w:rFonts w:ascii="Arial" w:hAnsi="Arial" w:cs="Arial"/>
        </w:rPr>
        <w:t xml:space="preserve"> </w:t>
      </w:r>
      <w:r w:rsidR="00F542E4" w:rsidRPr="00597222">
        <w:rPr>
          <w:rFonts w:ascii="Arial" w:hAnsi="Arial" w:cs="Arial"/>
          <w:b/>
          <w:bCs/>
          <w:highlight w:val="yellow"/>
        </w:rPr>
        <w:t>{“MEDICAMENTOS</w:t>
      </w:r>
      <w:proofErr w:type="gramStart"/>
      <w:r w:rsidR="00F542E4" w:rsidRPr="00597222">
        <w:rPr>
          <w:rFonts w:ascii="Arial" w:hAnsi="Arial" w:cs="Arial"/>
          <w:b/>
          <w:bCs/>
          <w:highlight w:val="yellow"/>
        </w:rPr>
        <w:t>”</w:t>
      </w:r>
      <w:r w:rsidR="00992C4F" w:rsidRPr="00597222">
        <w:rPr>
          <w:rFonts w:ascii="Arial" w:hAnsi="Arial" w:cs="Arial"/>
          <w:b/>
          <w:bCs/>
          <w:highlight w:val="yellow"/>
        </w:rPr>
        <w:t>,“</w:t>
      </w:r>
      <w:proofErr w:type="gramEnd"/>
      <w:r w:rsidR="00C273C7" w:rsidRPr="00597222">
        <w:rPr>
          <w:rFonts w:ascii="Arial" w:hAnsi="Arial" w:cs="Arial"/>
          <w:b/>
          <w:bCs/>
          <w:highlight w:val="yellow"/>
        </w:rPr>
        <w:t>CONSULTAS</w:t>
      </w:r>
      <w:r w:rsidR="00992C4F" w:rsidRPr="00597222">
        <w:rPr>
          <w:rFonts w:ascii="Arial" w:hAnsi="Arial" w:cs="Arial"/>
          <w:b/>
          <w:bCs/>
          <w:highlight w:val="yellow"/>
        </w:rPr>
        <w:t>”</w:t>
      </w:r>
      <w:r w:rsidR="00F542E4" w:rsidRPr="00597222">
        <w:rPr>
          <w:rFonts w:ascii="Arial" w:hAnsi="Arial" w:cs="Arial"/>
          <w:b/>
          <w:bCs/>
          <w:highlight w:val="yellow"/>
        </w:rPr>
        <w:t>,</w:t>
      </w:r>
      <w:r w:rsidR="00446DD1" w:rsidRPr="00597222">
        <w:rPr>
          <w:rFonts w:ascii="Arial" w:hAnsi="Arial" w:cs="Arial"/>
          <w:b/>
          <w:bCs/>
          <w:highlight w:val="yellow"/>
        </w:rPr>
        <w:t xml:space="preserve"> </w:t>
      </w:r>
      <w:r w:rsidR="00F542E4" w:rsidRPr="00597222">
        <w:rPr>
          <w:rFonts w:ascii="Arial" w:hAnsi="Arial" w:cs="Arial"/>
          <w:b/>
          <w:bCs/>
          <w:highlight w:val="yellow"/>
        </w:rPr>
        <w:t>“AGENDAMENTO”</w:t>
      </w:r>
      <w:r w:rsidR="0023260D" w:rsidRPr="00597222">
        <w:rPr>
          <w:rFonts w:ascii="Arial" w:hAnsi="Arial" w:cs="Arial"/>
          <w:b/>
          <w:bCs/>
          <w:highlight w:val="yellow"/>
        </w:rPr>
        <w:t>, “PÂNICO”</w:t>
      </w:r>
      <w:r w:rsidR="00DB355F" w:rsidRPr="00597222">
        <w:rPr>
          <w:rFonts w:ascii="Arial" w:hAnsi="Arial" w:cs="Arial"/>
          <w:b/>
          <w:bCs/>
          <w:highlight w:val="yellow"/>
        </w:rPr>
        <w:t>,</w:t>
      </w:r>
      <w:r w:rsidR="00A13AC2" w:rsidRPr="00597222">
        <w:rPr>
          <w:rFonts w:ascii="Arial" w:hAnsi="Arial" w:cs="Arial"/>
          <w:b/>
          <w:bCs/>
          <w:highlight w:val="yellow"/>
        </w:rPr>
        <w:t xml:space="preserve"> </w:t>
      </w:r>
      <w:r w:rsidR="00DB355F" w:rsidRPr="00597222">
        <w:rPr>
          <w:rFonts w:ascii="Arial" w:hAnsi="Arial" w:cs="Arial"/>
          <w:b/>
          <w:bCs/>
          <w:highlight w:val="yellow"/>
        </w:rPr>
        <w:t>“</w:t>
      </w:r>
      <w:r w:rsidR="00A13AC2" w:rsidRPr="00597222">
        <w:rPr>
          <w:rFonts w:ascii="Arial" w:hAnsi="Arial" w:cs="Arial"/>
          <w:b/>
          <w:bCs/>
          <w:highlight w:val="yellow"/>
        </w:rPr>
        <w:t>LOCALIZAÇÃO</w:t>
      </w:r>
      <w:r w:rsidR="00D30C72" w:rsidRPr="00597222">
        <w:rPr>
          <w:rFonts w:ascii="Arial" w:hAnsi="Arial" w:cs="Arial"/>
          <w:b/>
          <w:bCs/>
          <w:highlight w:val="yellow"/>
        </w:rPr>
        <w:t>”</w:t>
      </w:r>
      <w:r w:rsidR="00835722" w:rsidRPr="00597222">
        <w:rPr>
          <w:rFonts w:ascii="Arial" w:hAnsi="Arial" w:cs="Arial"/>
          <w:b/>
          <w:bCs/>
          <w:highlight w:val="yellow"/>
        </w:rPr>
        <w:t>, “CADASTROS GERAIS”</w:t>
      </w:r>
      <w:r w:rsidR="003C1988" w:rsidRPr="00597222">
        <w:rPr>
          <w:rFonts w:ascii="Arial" w:hAnsi="Arial" w:cs="Arial"/>
          <w:b/>
          <w:bCs/>
          <w:highlight w:val="yellow"/>
        </w:rPr>
        <w:t>}</w:t>
      </w:r>
      <w:r w:rsidR="00720D5D" w:rsidRPr="00597222">
        <w:rPr>
          <w:rFonts w:ascii="Arial" w:hAnsi="Arial" w:cs="Arial"/>
          <w:highlight w:val="yellow"/>
        </w:rPr>
        <w:t>.</w:t>
      </w:r>
    </w:p>
    <w:p w14:paraId="4ED87C79" w14:textId="3B731068" w:rsidR="00143FAC" w:rsidRPr="00597222" w:rsidRDefault="00720D5D" w:rsidP="002B6CCE">
      <w:pPr>
        <w:spacing w:after="0" w:line="240" w:lineRule="auto"/>
        <w:jc w:val="both"/>
        <w:rPr>
          <w:rFonts w:ascii="Arial" w:hAnsi="Arial" w:cs="Arial"/>
          <w:b/>
          <w:bCs/>
        </w:rPr>
      </w:pPr>
      <w:r w:rsidRPr="00597222">
        <w:rPr>
          <w:rFonts w:ascii="Arial" w:hAnsi="Arial" w:cs="Arial"/>
        </w:rPr>
        <w:t>D</w:t>
      </w:r>
      <w:r w:rsidR="00835722" w:rsidRPr="00597222">
        <w:rPr>
          <w:rFonts w:ascii="Arial" w:hAnsi="Arial" w:cs="Arial"/>
        </w:rPr>
        <w:t xml:space="preserve">entro </w:t>
      </w:r>
      <w:r w:rsidR="009448B0" w:rsidRPr="00597222">
        <w:rPr>
          <w:rFonts w:ascii="Arial" w:hAnsi="Arial" w:cs="Arial"/>
        </w:rPr>
        <w:t xml:space="preserve">do </w:t>
      </w:r>
      <w:r w:rsidR="00637FA5" w:rsidRPr="00597222">
        <w:rPr>
          <w:rFonts w:ascii="Arial" w:hAnsi="Arial" w:cs="Arial"/>
          <w:b/>
          <w:bCs/>
        </w:rPr>
        <w:t>{</w:t>
      </w:r>
      <w:r w:rsidR="003C1988" w:rsidRPr="00597222">
        <w:rPr>
          <w:rFonts w:ascii="Arial" w:hAnsi="Arial" w:cs="Arial"/>
          <w:b/>
          <w:bCs/>
        </w:rPr>
        <w:t>“CADASTROS GERAIS”}</w:t>
      </w:r>
      <w:r w:rsidR="00DB0B0F" w:rsidRPr="00597222">
        <w:rPr>
          <w:rFonts w:ascii="Arial" w:hAnsi="Arial" w:cs="Arial"/>
          <w:b/>
          <w:bCs/>
        </w:rPr>
        <w:t xml:space="preserve">, </w:t>
      </w:r>
      <w:r w:rsidR="00637FA5" w:rsidRPr="00597222">
        <w:rPr>
          <w:rFonts w:ascii="Arial" w:hAnsi="Arial" w:cs="Arial"/>
        </w:rPr>
        <w:t xml:space="preserve">temos </w:t>
      </w:r>
      <w:r w:rsidR="00DB0B0F" w:rsidRPr="00597222">
        <w:rPr>
          <w:rFonts w:ascii="Arial" w:hAnsi="Arial" w:cs="Arial"/>
        </w:rPr>
        <w:t>as seguintes</w:t>
      </w:r>
      <w:r w:rsidR="009448B0" w:rsidRPr="00597222">
        <w:rPr>
          <w:rFonts w:ascii="Arial" w:hAnsi="Arial" w:cs="Arial"/>
        </w:rPr>
        <w:t xml:space="preserve"> </w:t>
      </w:r>
      <w:proofErr w:type="gramStart"/>
      <w:r w:rsidR="00473100" w:rsidRPr="00597222">
        <w:rPr>
          <w:rFonts w:ascii="Arial" w:hAnsi="Arial" w:cs="Arial"/>
          <w:b/>
          <w:bCs/>
        </w:rPr>
        <w:t>Sub-Categorias</w:t>
      </w:r>
      <w:proofErr w:type="gramEnd"/>
      <w:r w:rsidR="00143FAC" w:rsidRPr="00597222">
        <w:rPr>
          <w:rFonts w:ascii="Arial" w:hAnsi="Arial" w:cs="Arial"/>
        </w:rPr>
        <w:t xml:space="preserve"> </w:t>
      </w:r>
      <w:r w:rsidR="00473100" w:rsidRPr="00597222">
        <w:rPr>
          <w:rFonts w:ascii="Arial" w:hAnsi="Arial" w:cs="Arial"/>
        </w:rPr>
        <w:t>que estão dentro</w:t>
      </w:r>
      <w:r w:rsidR="00143FAC" w:rsidRPr="00597222">
        <w:rPr>
          <w:rFonts w:ascii="Arial" w:hAnsi="Arial" w:cs="Arial"/>
        </w:rPr>
        <w:t xml:space="preserve"> da </w:t>
      </w:r>
      <w:r w:rsidR="00B51558" w:rsidRPr="00597222">
        <w:rPr>
          <w:rFonts w:ascii="Arial" w:hAnsi="Arial" w:cs="Arial"/>
          <w:b/>
          <w:bCs/>
        </w:rPr>
        <w:t>{</w:t>
      </w:r>
      <w:r w:rsidR="00473100" w:rsidRPr="00597222">
        <w:rPr>
          <w:rFonts w:ascii="Arial" w:hAnsi="Arial" w:cs="Arial"/>
          <w:b/>
          <w:bCs/>
        </w:rPr>
        <w:t>“CADASTROS GERAIS”</w:t>
      </w:r>
      <w:r w:rsidR="00B51558" w:rsidRPr="00597222">
        <w:rPr>
          <w:rFonts w:ascii="Arial" w:hAnsi="Arial" w:cs="Arial"/>
          <w:b/>
          <w:bCs/>
        </w:rPr>
        <w:t>}</w:t>
      </w:r>
      <w:r w:rsidR="002B6CCE" w:rsidRPr="00597222">
        <w:rPr>
          <w:rFonts w:ascii="Arial" w:hAnsi="Arial" w:cs="Arial"/>
          <w:b/>
          <w:bCs/>
        </w:rPr>
        <w:t>:</w:t>
      </w:r>
      <w:r w:rsidR="00F13A37" w:rsidRPr="00597222">
        <w:rPr>
          <w:rFonts w:ascii="Arial" w:hAnsi="Arial" w:cs="Arial"/>
          <w:b/>
          <w:bCs/>
        </w:rPr>
        <w:t xml:space="preserve"> </w:t>
      </w:r>
      <w:r w:rsidR="002B6CCE" w:rsidRPr="00597222">
        <w:rPr>
          <w:rFonts w:ascii="Arial" w:hAnsi="Arial" w:cs="Arial"/>
          <w:b/>
          <w:bCs/>
        </w:rPr>
        <w:t>{</w:t>
      </w:r>
      <w:r w:rsidR="00143FAC" w:rsidRPr="00597222">
        <w:rPr>
          <w:rFonts w:ascii="Arial" w:hAnsi="Arial" w:cs="Arial"/>
          <w:b/>
          <w:bCs/>
        </w:rPr>
        <w:t>“MeusDados”</w:t>
      </w:r>
      <w:r w:rsidR="002B6CCE" w:rsidRPr="00597222">
        <w:rPr>
          <w:rFonts w:ascii="Arial" w:hAnsi="Arial" w:cs="Arial"/>
          <w:b/>
          <w:bCs/>
        </w:rPr>
        <w:t xml:space="preserve">, </w:t>
      </w:r>
      <w:r w:rsidR="00143FAC" w:rsidRPr="00597222">
        <w:rPr>
          <w:rFonts w:ascii="Arial" w:hAnsi="Arial" w:cs="Arial"/>
          <w:b/>
          <w:bCs/>
        </w:rPr>
        <w:t>“</w:t>
      </w:r>
      <w:r w:rsidR="008D2B71">
        <w:rPr>
          <w:rFonts w:ascii="Arial" w:hAnsi="Arial" w:cs="Arial"/>
          <w:b/>
          <w:bCs/>
        </w:rPr>
        <w:t>NomeDoProfissional</w:t>
      </w:r>
      <w:r w:rsidR="00143FAC" w:rsidRPr="00597222">
        <w:rPr>
          <w:rFonts w:ascii="Arial" w:hAnsi="Arial" w:cs="Arial"/>
          <w:b/>
          <w:bCs/>
        </w:rPr>
        <w:t>”</w:t>
      </w:r>
      <w:r w:rsidR="002B6CCE" w:rsidRPr="00597222">
        <w:rPr>
          <w:rFonts w:ascii="Arial" w:hAnsi="Arial" w:cs="Arial"/>
          <w:b/>
          <w:bCs/>
        </w:rPr>
        <w:t xml:space="preserve">, </w:t>
      </w:r>
      <w:r w:rsidR="00143FAC" w:rsidRPr="00597222">
        <w:rPr>
          <w:rFonts w:ascii="Arial" w:hAnsi="Arial" w:cs="Arial"/>
          <w:b/>
          <w:bCs/>
        </w:rPr>
        <w:t>“NomeDoParente”</w:t>
      </w:r>
      <w:r w:rsidR="002B6CCE" w:rsidRPr="00597222">
        <w:rPr>
          <w:rFonts w:ascii="Arial" w:hAnsi="Arial" w:cs="Arial"/>
          <w:b/>
          <w:bCs/>
        </w:rPr>
        <w:t xml:space="preserve">, </w:t>
      </w:r>
      <w:r w:rsidR="00143FAC" w:rsidRPr="00597222">
        <w:rPr>
          <w:rFonts w:ascii="Arial" w:hAnsi="Arial" w:cs="Arial"/>
          <w:b/>
          <w:bCs/>
        </w:rPr>
        <w:t>“LocaisExameConsultas”</w:t>
      </w:r>
      <w:r w:rsidR="002B6CCE" w:rsidRPr="00597222">
        <w:rPr>
          <w:rFonts w:ascii="Arial" w:hAnsi="Arial" w:cs="Arial"/>
          <w:b/>
          <w:bCs/>
        </w:rPr>
        <w:t>}</w:t>
      </w:r>
      <w:r w:rsidR="007E5DE7" w:rsidRPr="00597222">
        <w:rPr>
          <w:rFonts w:ascii="Arial" w:hAnsi="Arial" w:cs="Arial"/>
          <w:b/>
          <w:bCs/>
        </w:rPr>
        <w:t>.</w:t>
      </w:r>
    </w:p>
    <w:p w14:paraId="43FE83D2" w14:textId="3FB470D0" w:rsidR="001422C6" w:rsidRPr="00597222" w:rsidRDefault="007E5DE7" w:rsidP="001422C6">
      <w:pPr>
        <w:spacing w:after="0" w:line="240" w:lineRule="auto"/>
        <w:jc w:val="both"/>
        <w:rPr>
          <w:rFonts w:ascii="Arial" w:hAnsi="Arial" w:cs="Arial"/>
        </w:rPr>
      </w:pPr>
      <w:r w:rsidRPr="00597222">
        <w:rPr>
          <w:rFonts w:ascii="Arial" w:hAnsi="Arial" w:cs="Arial"/>
        </w:rPr>
        <w:t>Q</w:t>
      </w:r>
      <w:r w:rsidR="006E6F83" w:rsidRPr="00597222">
        <w:rPr>
          <w:rFonts w:ascii="Arial" w:hAnsi="Arial" w:cs="Arial"/>
        </w:rPr>
        <w:t>uando o usu</w:t>
      </w:r>
      <w:r w:rsidR="00043B2C" w:rsidRPr="00597222">
        <w:rPr>
          <w:rFonts w:ascii="Arial" w:hAnsi="Arial" w:cs="Arial"/>
        </w:rPr>
        <w:t xml:space="preserve">ário </w:t>
      </w:r>
      <w:r w:rsidR="00944D70" w:rsidRPr="00597222">
        <w:rPr>
          <w:rFonts w:ascii="Arial" w:hAnsi="Arial" w:cs="Arial"/>
        </w:rPr>
        <w:t>fizer</w:t>
      </w:r>
      <w:r w:rsidR="00043B2C" w:rsidRPr="00597222">
        <w:rPr>
          <w:rFonts w:ascii="Arial" w:hAnsi="Arial" w:cs="Arial"/>
        </w:rPr>
        <w:t xml:space="preserve"> </w:t>
      </w:r>
      <w:r w:rsidR="00920B6C" w:rsidRPr="00597222">
        <w:rPr>
          <w:rFonts w:ascii="Arial" w:hAnsi="Arial" w:cs="Arial"/>
        </w:rPr>
        <w:t xml:space="preserve">a </w:t>
      </w:r>
      <w:r w:rsidR="00BC713F" w:rsidRPr="00597222">
        <w:rPr>
          <w:rFonts w:ascii="Arial" w:hAnsi="Arial" w:cs="Arial"/>
        </w:rPr>
        <w:t>instalaç</w:t>
      </w:r>
      <w:r w:rsidR="00657D95" w:rsidRPr="00597222">
        <w:rPr>
          <w:rFonts w:ascii="Arial" w:hAnsi="Arial" w:cs="Arial"/>
        </w:rPr>
        <w:t xml:space="preserve">ão </w:t>
      </w:r>
      <w:r w:rsidR="00920B6C" w:rsidRPr="00597222">
        <w:rPr>
          <w:rFonts w:ascii="Arial" w:hAnsi="Arial" w:cs="Arial"/>
        </w:rPr>
        <w:t xml:space="preserve">do </w:t>
      </w:r>
      <w:r w:rsidR="00920B6C" w:rsidRPr="00597222">
        <w:rPr>
          <w:rFonts w:ascii="Arial" w:hAnsi="Arial" w:cs="Arial"/>
          <w:b/>
          <w:bCs/>
        </w:rPr>
        <w:t>APP - {"</w:t>
      </w:r>
      <w:r w:rsidR="001E5F2F" w:rsidRPr="00597222">
        <w:rPr>
          <w:rFonts w:ascii="Arial" w:hAnsi="Arial" w:cs="Arial"/>
          <w:b/>
          <w:bCs/>
        </w:rPr>
        <w:t>SaúdeCicloDaVida</w:t>
      </w:r>
      <w:r w:rsidR="00920B6C" w:rsidRPr="00597222">
        <w:rPr>
          <w:rFonts w:ascii="Arial" w:hAnsi="Arial" w:cs="Arial"/>
          <w:b/>
          <w:bCs/>
        </w:rPr>
        <w:t>"}</w:t>
      </w:r>
      <w:r w:rsidR="00563880" w:rsidRPr="00597222">
        <w:rPr>
          <w:rFonts w:ascii="Arial" w:hAnsi="Arial" w:cs="Arial"/>
        </w:rPr>
        <w:t xml:space="preserve">, </w:t>
      </w:r>
      <w:r w:rsidR="00944D70" w:rsidRPr="00597222">
        <w:rPr>
          <w:rFonts w:ascii="Arial" w:hAnsi="Arial" w:cs="Arial"/>
        </w:rPr>
        <w:t xml:space="preserve">ao se cadastrar no </w:t>
      </w:r>
      <w:r w:rsidR="00310621" w:rsidRPr="00597222">
        <w:rPr>
          <w:rFonts w:ascii="Arial" w:hAnsi="Arial" w:cs="Arial"/>
          <w:b/>
          <w:bCs/>
        </w:rPr>
        <w:t>APP - {"</w:t>
      </w:r>
      <w:r w:rsidR="001E5F2F" w:rsidRPr="00597222">
        <w:rPr>
          <w:rFonts w:ascii="Arial" w:hAnsi="Arial" w:cs="Arial"/>
          <w:b/>
          <w:bCs/>
        </w:rPr>
        <w:t>SaúdeCicloDaVida</w:t>
      </w:r>
      <w:r w:rsidR="00310621" w:rsidRPr="00597222">
        <w:rPr>
          <w:rFonts w:ascii="Arial" w:hAnsi="Arial" w:cs="Arial"/>
          <w:b/>
          <w:bCs/>
        </w:rPr>
        <w:t>"}</w:t>
      </w:r>
      <w:r w:rsidR="004B70DA" w:rsidRPr="00597222">
        <w:rPr>
          <w:rFonts w:ascii="Arial" w:hAnsi="Arial" w:cs="Arial"/>
        </w:rPr>
        <w:t xml:space="preserve"> </w:t>
      </w:r>
      <w:r w:rsidR="00563880" w:rsidRPr="00597222">
        <w:rPr>
          <w:rFonts w:ascii="Arial" w:hAnsi="Arial" w:cs="Arial"/>
        </w:rPr>
        <w:t>vai ser obrigatória o uso</w:t>
      </w:r>
      <w:r w:rsidR="00CD775B" w:rsidRPr="00597222">
        <w:rPr>
          <w:rFonts w:ascii="Arial" w:hAnsi="Arial" w:cs="Arial"/>
        </w:rPr>
        <w:t xml:space="preserve"> de um </w:t>
      </w:r>
      <w:r w:rsidR="00387283" w:rsidRPr="00597222">
        <w:rPr>
          <w:rFonts w:ascii="Arial" w:hAnsi="Arial" w:cs="Arial"/>
        </w:rPr>
        <w:t>{“</w:t>
      </w:r>
      <w:r w:rsidR="00250F61" w:rsidRPr="00597222">
        <w:rPr>
          <w:rFonts w:ascii="Arial" w:hAnsi="Arial" w:cs="Arial"/>
        </w:rPr>
        <w:t>e-mail”} e {“</w:t>
      </w:r>
      <w:r w:rsidR="00CD775B" w:rsidRPr="00597222">
        <w:rPr>
          <w:rFonts w:ascii="Arial" w:hAnsi="Arial" w:cs="Arial"/>
        </w:rPr>
        <w:t>senha</w:t>
      </w:r>
      <w:r w:rsidR="00250F61" w:rsidRPr="00597222">
        <w:rPr>
          <w:rFonts w:ascii="Arial" w:hAnsi="Arial" w:cs="Arial"/>
        </w:rPr>
        <w:t>”}</w:t>
      </w:r>
      <w:r w:rsidR="00CD775B" w:rsidRPr="00597222">
        <w:rPr>
          <w:rFonts w:ascii="Arial" w:hAnsi="Arial" w:cs="Arial"/>
        </w:rPr>
        <w:t xml:space="preserve">, após a instalação </w:t>
      </w:r>
      <w:r w:rsidR="00E35AAE" w:rsidRPr="00597222">
        <w:rPr>
          <w:rFonts w:ascii="Arial" w:hAnsi="Arial" w:cs="Arial"/>
        </w:rPr>
        <w:t xml:space="preserve">do </w:t>
      </w:r>
      <w:r w:rsidR="00E35AAE" w:rsidRPr="00597222">
        <w:rPr>
          <w:rFonts w:ascii="Arial" w:hAnsi="Arial" w:cs="Arial"/>
          <w:b/>
          <w:bCs/>
        </w:rPr>
        <w:t>APP - {"</w:t>
      </w:r>
      <w:r w:rsidR="001E5F2F" w:rsidRPr="00597222">
        <w:rPr>
          <w:rFonts w:ascii="Arial" w:hAnsi="Arial" w:cs="Arial"/>
          <w:b/>
          <w:bCs/>
        </w:rPr>
        <w:t>SaúdeCicloDaVida</w:t>
      </w:r>
      <w:r w:rsidR="00E35AAE" w:rsidRPr="00597222">
        <w:rPr>
          <w:rFonts w:ascii="Arial" w:hAnsi="Arial" w:cs="Arial"/>
          <w:b/>
          <w:bCs/>
        </w:rPr>
        <w:t>"}</w:t>
      </w:r>
      <w:r w:rsidR="00E35AAE" w:rsidRPr="00597222">
        <w:rPr>
          <w:rFonts w:ascii="Arial" w:hAnsi="Arial" w:cs="Arial"/>
        </w:rPr>
        <w:t xml:space="preserve">, </w:t>
      </w:r>
      <w:r w:rsidR="00250F61" w:rsidRPr="00597222">
        <w:rPr>
          <w:rFonts w:ascii="Arial" w:hAnsi="Arial" w:cs="Arial"/>
        </w:rPr>
        <w:t>e com o acesso</w:t>
      </w:r>
      <w:r w:rsidR="007A3D0C" w:rsidRPr="00597222">
        <w:rPr>
          <w:rFonts w:ascii="Arial" w:hAnsi="Arial" w:cs="Arial"/>
        </w:rPr>
        <w:t xml:space="preserve">, </w:t>
      </w:r>
      <w:r w:rsidR="004709D3" w:rsidRPr="00597222">
        <w:rPr>
          <w:rFonts w:ascii="Arial" w:hAnsi="Arial" w:cs="Arial"/>
        </w:rPr>
        <w:t xml:space="preserve">o </w:t>
      </w:r>
      <w:r w:rsidR="001025B4" w:rsidRPr="00597222">
        <w:rPr>
          <w:rFonts w:ascii="Arial" w:hAnsi="Arial" w:cs="Arial"/>
        </w:rPr>
        <w:t>usuário poderá</w:t>
      </w:r>
      <w:r w:rsidR="004709D3" w:rsidRPr="00597222">
        <w:rPr>
          <w:rFonts w:ascii="Arial" w:hAnsi="Arial" w:cs="Arial"/>
        </w:rPr>
        <w:t xml:space="preserve"> cadastrar todos a informações </w:t>
      </w:r>
      <w:r w:rsidR="000B26A0" w:rsidRPr="00597222">
        <w:rPr>
          <w:rFonts w:ascii="Arial" w:hAnsi="Arial" w:cs="Arial"/>
        </w:rPr>
        <w:t xml:space="preserve">necessárias para o </w:t>
      </w:r>
      <w:r w:rsidR="000B26A0" w:rsidRPr="00597222">
        <w:rPr>
          <w:rFonts w:ascii="Arial" w:hAnsi="Arial" w:cs="Arial"/>
          <w:b/>
          <w:bCs/>
        </w:rPr>
        <w:t>APP - {"</w:t>
      </w:r>
      <w:r w:rsidR="001E5F2F" w:rsidRPr="00597222">
        <w:rPr>
          <w:rFonts w:ascii="Arial" w:hAnsi="Arial" w:cs="Arial"/>
          <w:b/>
          <w:bCs/>
        </w:rPr>
        <w:t>SaúdeCicloDaVida</w:t>
      </w:r>
      <w:r w:rsidR="000B26A0" w:rsidRPr="00597222">
        <w:rPr>
          <w:rFonts w:ascii="Arial" w:hAnsi="Arial" w:cs="Arial"/>
          <w:b/>
          <w:bCs/>
        </w:rPr>
        <w:t>"}</w:t>
      </w:r>
      <w:r w:rsidR="00DA753A" w:rsidRPr="00597222">
        <w:rPr>
          <w:rFonts w:ascii="Arial" w:hAnsi="Arial" w:cs="Arial"/>
        </w:rPr>
        <w:t xml:space="preserve"> pode </w:t>
      </w:r>
      <w:r w:rsidR="000B26A0" w:rsidRPr="00597222">
        <w:rPr>
          <w:rFonts w:ascii="Arial" w:hAnsi="Arial" w:cs="Arial"/>
        </w:rPr>
        <w:t xml:space="preserve">gerar </w:t>
      </w:r>
      <w:r w:rsidR="006C5588" w:rsidRPr="00597222">
        <w:rPr>
          <w:rFonts w:ascii="Arial" w:hAnsi="Arial" w:cs="Arial"/>
        </w:rPr>
        <w:t>os relatórios</w:t>
      </w:r>
      <w:r w:rsidR="00DA753A" w:rsidRPr="00597222">
        <w:rPr>
          <w:rFonts w:ascii="Arial" w:hAnsi="Arial" w:cs="Arial"/>
        </w:rPr>
        <w:t xml:space="preserve"> informativos</w:t>
      </w:r>
      <w:r w:rsidR="001422C6" w:rsidRPr="00597222">
        <w:rPr>
          <w:rFonts w:ascii="Arial" w:hAnsi="Arial" w:cs="Arial"/>
        </w:rPr>
        <w:t xml:space="preserve"> </w:t>
      </w:r>
      <w:r w:rsidR="00CD0CCA" w:rsidRPr="00597222">
        <w:rPr>
          <w:rFonts w:ascii="Arial" w:hAnsi="Arial" w:cs="Arial"/>
        </w:rPr>
        <w:t>quando</w:t>
      </w:r>
      <w:r w:rsidR="00013B53" w:rsidRPr="00597222">
        <w:rPr>
          <w:rFonts w:ascii="Arial" w:hAnsi="Arial" w:cs="Arial"/>
        </w:rPr>
        <w:t xml:space="preserve"> se fizer </w:t>
      </w:r>
      <w:r w:rsidR="006C5588" w:rsidRPr="00597222">
        <w:rPr>
          <w:rFonts w:ascii="Arial" w:hAnsi="Arial" w:cs="Arial"/>
        </w:rPr>
        <w:t>necessários</w:t>
      </w:r>
      <w:r w:rsidR="001422C6" w:rsidRPr="00597222">
        <w:rPr>
          <w:rFonts w:ascii="Arial" w:hAnsi="Arial" w:cs="Arial"/>
        </w:rPr>
        <w:t>, avisos referente</w:t>
      </w:r>
      <w:r w:rsidR="00013B53" w:rsidRPr="00597222">
        <w:rPr>
          <w:rFonts w:ascii="Arial" w:hAnsi="Arial" w:cs="Arial"/>
        </w:rPr>
        <w:t xml:space="preserve">s a </w:t>
      </w:r>
      <w:r w:rsidR="001422C6" w:rsidRPr="00597222">
        <w:rPr>
          <w:rFonts w:ascii="Arial" w:hAnsi="Arial" w:cs="Arial"/>
          <w:b/>
          <w:bCs/>
        </w:rPr>
        <w:t>{“MEDICAMENTOS”, “AGENDAMENTO”, “PÂNICO”, “LOCALIZAÇÃO”, “CADASTROS GERAIS”}</w:t>
      </w:r>
      <w:r w:rsidR="001422C6" w:rsidRPr="00597222">
        <w:rPr>
          <w:rFonts w:ascii="Arial" w:hAnsi="Arial" w:cs="Arial"/>
        </w:rPr>
        <w:t>.</w:t>
      </w:r>
    </w:p>
    <w:p w14:paraId="5ED0E85B" w14:textId="77777777" w:rsidR="000B26A0" w:rsidRPr="00597222" w:rsidRDefault="000B26A0" w:rsidP="00920B6C">
      <w:pPr>
        <w:spacing w:after="0" w:line="240" w:lineRule="auto"/>
        <w:jc w:val="both"/>
        <w:rPr>
          <w:rFonts w:ascii="Arial" w:hAnsi="Arial" w:cs="Arial"/>
        </w:rPr>
      </w:pPr>
    </w:p>
    <w:p w14:paraId="0030C87F" w14:textId="5964644F" w:rsidR="0082248C" w:rsidRPr="00597222" w:rsidRDefault="00457842" w:rsidP="00920B6C">
      <w:pPr>
        <w:spacing w:after="0" w:line="240" w:lineRule="auto"/>
        <w:jc w:val="both"/>
        <w:rPr>
          <w:rFonts w:ascii="Arial" w:hAnsi="Arial" w:cs="Arial"/>
        </w:rPr>
      </w:pPr>
      <w:r w:rsidRPr="00597222">
        <w:rPr>
          <w:rFonts w:ascii="Arial" w:hAnsi="Arial" w:cs="Arial"/>
        </w:rPr>
        <w:t>C</w:t>
      </w:r>
      <w:r w:rsidR="00BB4F5C" w:rsidRPr="00597222">
        <w:rPr>
          <w:rFonts w:ascii="Arial" w:hAnsi="Arial" w:cs="Arial"/>
        </w:rPr>
        <w:t>onsultar suas informações</w:t>
      </w:r>
      <w:r w:rsidR="00657D95" w:rsidRPr="00597222">
        <w:rPr>
          <w:rFonts w:ascii="Arial" w:hAnsi="Arial" w:cs="Arial"/>
        </w:rPr>
        <w:t xml:space="preserve"> de forma rápida</w:t>
      </w:r>
      <w:r w:rsidR="005D1E71" w:rsidRPr="00597222">
        <w:rPr>
          <w:rFonts w:ascii="Arial" w:hAnsi="Arial" w:cs="Arial"/>
        </w:rPr>
        <w:t>, através dos botões</w:t>
      </w:r>
      <w:r w:rsidR="0082248C" w:rsidRPr="00597222">
        <w:rPr>
          <w:rFonts w:ascii="Arial" w:hAnsi="Arial" w:cs="Arial"/>
        </w:rPr>
        <w:t>:</w:t>
      </w:r>
    </w:p>
    <w:p w14:paraId="7E2C1898" w14:textId="61FB651E" w:rsidR="00CC464E" w:rsidRPr="00597222" w:rsidRDefault="0082248C" w:rsidP="00920B6C">
      <w:pPr>
        <w:spacing w:after="0" w:line="240" w:lineRule="auto"/>
        <w:jc w:val="both"/>
        <w:rPr>
          <w:rFonts w:ascii="Arial" w:hAnsi="Arial" w:cs="Arial"/>
        </w:rPr>
      </w:pPr>
      <w:r w:rsidRPr="00597222">
        <w:rPr>
          <w:rFonts w:ascii="Arial" w:hAnsi="Arial" w:cs="Arial"/>
        </w:rPr>
        <w:t>{“</w:t>
      </w:r>
      <w:r w:rsidR="0055369C" w:rsidRPr="00597222">
        <w:rPr>
          <w:rFonts w:ascii="Arial" w:hAnsi="Arial" w:cs="Arial"/>
          <w:b/>
          <w:bCs/>
        </w:rPr>
        <w:t>MEDICAMENTOS</w:t>
      </w:r>
      <w:r w:rsidR="0055369C" w:rsidRPr="00597222">
        <w:rPr>
          <w:rFonts w:ascii="Arial" w:hAnsi="Arial" w:cs="Arial"/>
        </w:rPr>
        <w:t xml:space="preserve"> </w:t>
      </w:r>
      <w:r w:rsidRPr="00597222">
        <w:rPr>
          <w:rFonts w:ascii="Arial" w:hAnsi="Arial" w:cs="Arial"/>
        </w:rPr>
        <w:t>a serem tomados”} – Botão</w:t>
      </w:r>
      <w:r w:rsidR="000E2C4A" w:rsidRPr="00597222">
        <w:rPr>
          <w:rFonts w:ascii="Arial" w:hAnsi="Arial" w:cs="Arial"/>
        </w:rPr>
        <w:t xml:space="preserve"> {“</w:t>
      </w:r>
      <w:r w:rsidR="00BE021B" w:rsidRPr="00597222">
        <w:rPr>
          <w:rFonts w:ascii="Arial" w:hAnsi="Arial" w:cs="Arial"/>
          <w:b/>
          <w:bCs/>
        </w:rPr>
        <w:t>MEDICAMENTOS</w:t>
      </w:r>
      <w:r w:rsidR="000E2C4A" w:rsidRPr="00597222">
        <w:rPr>
          <w:rFonts w:ascii="Arial" w:hAnsi="Arial" w:cs="Arial"/>
        </w:rPr>
        <w:t xml:space="preserve">”} </w:t>
      </w:r>
      <w:r w:rsidRPr="00597222">
        <w:rPr>
          <w:rFonts w:ascii="Arial" w:hAnsi="Arial" w:cs="Arial"/>
        </w:rPr>
        <w:t>na tela Inicial</w:t>
      </w:r>
      <w:r w:rsidR="00834845" w:rsidRPr="00597222">
        <w:rPr>
          <w:rFonts w:ascii="Arial" w:hAnsi="Arial" w:cs="Arial"/>
        </w:rPr>
        <w:t>, informações que já foram cadastradas anteriormente.</w:t>
      </w:r>
    </w:p>
    <w:p w14:paraId="384EAE1C" w14:textId="77777777" w:rsidR="0036365B" w:rsidRPr="00597222" w:rsidRDefault="0036365B" w:rsidP="00920B6C">
      <w:pPr>
        <w:spacing w:after="0" w:line="240" w:lineRule="auto"/>
        <w:jc w:val="both"/>
        <w:rPr>
          <w:rFonts w:ascii="Arial" w:hAnsi="Arial" w:cs="Arial"/>
        </w:rPr>
      </w:pPr>
    </w:p>
    <w:p w14:paraId="40187785" w14:textId="739F10A6" w:rsidR="006C740E" w:rsidRPr="00597222" w:rsidRDefault="00CC464E" w:rsidP="00920B6C">
      <w:pPr>
        <w:spacing w:after="0" w:line="240" w:lineRule="auto"/>
        <w:jc w:val="both"/>
        <w:rPr>
          <w:rFonts w:ascii="Arial" w:hAnsi="Arial" w:cs="Arial"/>
        </w:rPr>
      </w:pPr>
      <w:r w:rsidRPr="00597222">
        <w:rPr>
          <w:rFonts w:ascii="Arial" w:hAnsi="Arial" w:cs="Arial"/>
        </w:rPr>
        <w:t>{“</w:t>
      </w:r>
      <w:r w:rsidR="0055369C" w:rsidRPr="00597222">
        <w:rPr>
          <w:rFonts w:ascii="Arial" w:hAnsi="Arial" w:cs="Arial"/>
          <w:b/>
          <w:bCs/>
        </w:rPr>
        <w:t>AGENDAMENTO</w:t>
      </w:r>
      <w:r w:rsidR="0055369C" w:rsidRPr="00597222">
        <w:rPr>
          <w:rFonts w:ascii="Arial" w:hAnsi="Arial" w:cs="Arial"/>
        </w:rPr>
        <w:t xml:space="preserve"> </w:t>
      </w:r>
      <w:r w:rsidR="00763DB0" w:rsidRPr="00597222">
        <w:rPr>
          <w:rFonts w:ascii="Arial" w:hAnsi="Arial" w:cs="Arial"/>
        </w:rPr>
        <w:t>de exames e consultas</w:t>
      </w:r>
      <w:r w:rsidRPr="00597222">
        <w:rPr>
          <w:rFonts w:ascii="Arial" w:hAnsi="Arial" w:cs="Arial"/>
        </w:rPr>
        <w:t>”}</w:t>
      </w:r>
      <w:r w:rsidR="000E2C4A" w:rsidRPr="00597222">
        <w:rPr>
          <w:rFonts w:ascii="Arial" w:hAnsi="Arial" w:cs="Arial"/>
        </w:rPr>
        <w:t xml:space="preserve"> – Botão {“</w:t>
      </w:r>
      <w:r w:rsidR="000E2C4A" w:rsidRPr="00597222">
        <w:rPr>
          <w:rFonts w:ascii="Arial" w:hAnsi="Arial" w:cs="Arial"/>
          <w:b/>
          <w:bCs/>
        </w:rPr>
        <w:t>AGENDAMENT</w:t>
      </w:r>
      <w:r w:rsidR="0055369C" w:rsidRPr="00597222">
        <w:rPr>
          <w:rFonts w:ascii="Arial" w:hAnsi="Arial" w:cs="Arial"/>
          <w:b/>
          <w:bCs/>
        </w:rPr>
        <w:t>OS</w:t>
      </w:r>
      <w:r w:rsidR="000E2C4A" w:rsidRPr="00597222">
        <w:rPr>
          <w:rFonts w:ascii="Arial" w:hAnsi="Arial" w:cs="Arial"/>
        </w:rPr>
        <w:t>”} na tela Inicial, informações que já foram cadastradas anteriormente.</w:t>
      </w:r>
    </w:p>
    <w:p w14:paraId="1620C051" w14:textId="77777777" w:rsidR="0036365B" w:rsidRDefault="0036365B" w:rsidP="00373639">
      <w:pPr>
        <w:spacing w:after="0" w:line="240" w:lineRule="auto"/>
        <w:jc w:val="both"/>
        <w:rPr>
          <w:rFonts w:ascii="Arial" w:hAnsi="Arial" w:cs="Arial"/>
        </w:rPr>
      </w:pPr>
    </w:p>
    <w:p w14:paraId="06A3AA30" w14:textId="77777777" w:rsidR="0005789B" w:rsidRPr="00597222" w:rsidRDefault="0005789B" w:rsidP="00373639">
      <w:pPr>
        <w:spacing w:after="0" w:line="240" w:lineRule="auto"/>
        <w:jc w:val="both"/>
        <w:rPr>
          <w:rFonts w:ascii="Arial" w:hAnsi="Arial" w:cs="Arial"/>
        </w:rPr>
      </w:pPr>
    </w:p>
    <w:p w14:paraId="06FA35D3" w14:textId="328EBF57" w:rsidR="00373639" w:rsidRPr="00597222" w:rsidRDefault="00E115A5" w:rsidP="00373639">
      <w:pPr>
        <w:spacing w:after="0" w:line="240" w:lineRule="auto"/>
        <w:jc w:val="both"/>
        <w:rPr>
          <w:rFonts w:ascii="Arial" w:hAnsi="Arial" w:cs="Arial"/>
        </w:rPr>
      </w:pPr>
      <w:r w:rsidRPr="00597222">
        <w:rPr>
          <w:rFonts w:ascii="Arial" w:hAnsi="Arial" w:cs="Arial"/>
        </w:rPr>
        <w:t>{“</w:t>
      </w:r>
      <w:r w:rsidR="00193D2F" w:rsidRPr="00597222">
        <w:rPr>
          <w:rFonts w:ascii="Arial" w:hAnsi="Arial" w:cs="Arial"/>
          <w:b/>
          <w:bCs/>
        </w:rPr>
        <w:t>PÂNICO</w:t>
      </w:r>
      <w:r w:rsidR="00193D2F" w:rsidRPr="00597222">
        <w:rPr>
          <w:rFonts w:ascii="Arial" w:hAnsi="Arial" w:cs="Arial"/>
        </w:rPr>
        <w:t xml:space="preserve"> </w:t>
      </w:r>
      <w:r w:rsidR="007A580D" w:rsidRPr="00597222">
        <w:rPr>
          <w:rFonts w:ascii="Arial" w:hAnsi="Arial" w:cs="Arial"/>
        </w:rPr>
        <w:t>ativar sinal de alerta</w:t>
      </w:r>
      <w:r w:rsidR="00F46AAE" w:rsidRPr="00597222">
        <w:rPr>
          <w:rFonts w:ascii="Arial" w:hAnsi="Arial" w:cs="Arial"/>
        </w:rPr>
        <w:t xml:space="preserve"> para familiares e amigos</w:t>
      </w:r>
      <w:r w:rsidRPr="00597222">
        <w:rPr>
          <w:rFonts w:ascii="Arial" w:hAnsi="Arial" w:cs="Arial"/>
        </w:rPr>
        <w:t>”} – Botão {“</w:t>
      </w:r>
      <w:r w:rsidR="00193D2F" w:rsidRPr="00597222">
        <w:rPr>
          <w:rFonts w:ascii="Arial" w:hAnsi="Arial" w:cs="Arial"/>
          <w:b/>
          <w:bCs/>
        </w:rPr>
        <w:t>PÂNICO</w:t>
      </w:r>
      <w:r w:rsidRPr="00597222">
        <w:rPr>
          <w:rFonts w:ascii="Arial" w:hAnsi="Arial" w:cs="Arial"/>
        </w:rPr>
        <w:t>”} na tela Inicial,</w:t>
      </w:r>
      <w:r w:rsidR="00505CC8" w:rsidRPr="00597222">
        <w:rPr>
          <w:rFonts w:ascii="Arial" w:hAnsi="Arial" w:cs="Arial"/>
        </w:rPr>
        <w:t xml:space="preserve"> o botão de pânico servirá para quando o usuário estiver passando mal avisar seus parentes, estes parentes vão ter seus avisos recebidos em seus celulares através de {“WhatsApp”} e {“SMS”}, os parentes vão ter seus cadastros feitos no APP - {"</w:t>
      </w:r>
      <w:r w:rsidR="001E5F2F" w:rsidRPr="00597222">
        <w:rPr>
          <w:rFonts w:ascii="Arial" w:hAnsi="Arial" w:cs="Arial"/>
        </w:rPr>
        <w:t>SaúdeCicloDaVida</w:t>
      </w:r>
      <w:r w:rsidR="00505CC8" w:rsidRPr="00597222">
        <w:rPr>
          <w:rFonts w:ascii="Arial" w:hAnsi="Arial" w:cs="Arial"/>
        </w:rPr>
        <w:t>"}, na categoria {“Cadastro Gerais”}, banco de dados {“NomeDoParente”}, tudo com base na geolocalização atual do usuário</w:t>
      </w:r>
      <w:r w:rsidR="00373639" w:rsidRPr="00597222">
        <w:rPr>
          <w:rFonts w:ascii="Arial" w:hAnsi="Arial" w:cs="Arial"/>
        </w:rPr>
        <w:t xml:space="preserve">. </w:t>
      </w:r>
      <w:r w:rsidR="00373639" w:rsidRPr="00597222">
        <w:rPr>
          <w:rFonts w:ascii="Arial" w:hAnsi="Arial" w:cs="Arial"/>
          <w:b/>
          <w:bCs/>
        </w:rPr>
        <w:t>Importante</w:t>
      </w:r>
      <w:r w:rsidR="00373639" w:rsidRPr="00597222">
        <w:rPr>
          <w:rFonts w:ascii="Arial" w:hAnsi="Arial" w:cs="Arial"/>
        </w:rPr>
        <w:t>: {“solicitar ao usuário na hora do cadastro a liberação para integração api de geolocalização para que o APP - {"</w:t>
      </w:r>
      <w:r w:rsidR="001E5F2F" w:rsidRPr="00597222">
        <w:rPr>
          <w:rFonts w:ascii="Arial" w:hAnsi="Arial" w:cs="Arial"/>
        </w:rPr>
        <w:t>SaúdeCicloDaVida</w:t>
      </w:r>
      <w:r w:rsidR="00373639" w:rsidRPr="00597222">
        <w:rPr>
          <w:rFonts w:ascii="Arial" w:hAnsi="Arial" w:cs="Arial"/>
        </w:rPr>
        <w:t>"}, para que possamos integrá-lo ao APP - {"</w:t>
      </w:r>
      <w:r w:rsidR="001E5F2F" w:rsidRPr="00597222">
        <w:rPr>
          <w:rFonts w:ascii="Arial" w:hAnsi="Arial" w:cs="Arial"/>
        </w:rPr>
        <w:t>SaúdeCicloDaVida</w:t>
      </w:r>
      <w:r w:rsidR="00373639" w:rsidRPr="00597222">
        <w:rPr>
          <w:rFonts w:ascii="Arial" w:hAnsi="Arial" w:cs="Arial"/>
        </w:rPr>
        <w:t>"}”}.</w:t>
      </w:r>
    </w:p>
    <w:p w14:paraId="2DAD7CF2" w14:textId="77777777" w:rsidR="0036365B" w:rsidRPr="00597222" w:rsidRDefault="0036365B" w:rsidP="00920B6C">
      <w:pPr>
        <w:spacing w:after="0" w:line="240" w:lineRule="auto"/>
        <w:jc w:val="both"/>
        <w:rPr>
          <w:rFonts w:ascii="Arial" w:hAnsi="Arial" w:cs="Arial"/>
        </w:rPr>
      </w:pPr>
    </w:p>
    <w:p w14:paraId="64BCB363" w14:textId="113EB4DF" w:rsidR="00DB355F" w:rsidRPr="00597222" w:rsidRDefault="00792E94" w:rsidP="00920B6C">
      <w:pPr>
        <w:spacing w:after="0" w:line="240" w:lineRule="auto"/>
        <w:jc w:val="both"/>
        <w:rPr>
          <w:rFonts w:ascii="Arial" w:hAnsi="Arial" w:cs="Arial"/>
        </w:rPr>
      </w:pPr>
      <w:r w:rsidRPr="00597222">
        <w:rPr>
          <w:rFonts w:ascii="Arial" w:hAnsi="Arial" w:cs="Arial"/>
        </w:rPr>
        <w:lastRenderedPageBreak/>
        <w:t>{“</w:t>
      </w:r>
      <w:r w:rsidRPr="00597222">
        <w:rPr>
          <w:rFonts w:ascii="Arial" w:hAnsi="Arial" w:cs="Arial"/>
          <w:b/>
          <w:bCs/>
        </w:rPr>
        <w:t xml:space="preserve">LOCALIZAÇÃO </w:t>
      </w:r>
      <w:r w:rsidRPr="00597222">
        <w:rPr>
          <w:rFonts w:ascii="Arial" w:hAnsi="Arial" w:cs="Arial"/>
        </w:rPr>
        <w:t>de exames e consultas”} – Botão {“</w:t>
      </w:r>
      <w:r w:rsidR="00590631" w:rsidRPr="00597222">
        <w:rPr>
          <w:rFonts w:ascii="Arial" w:hAnsi="Arial" w:cs="Arial"/>
          <w:b/>
          <w:bCs/>
        </w:rPr>
        <w:t>LOCALIZAÇÃO</w:t>
      </w:r>
      <w:r w:rsidRPr="00597222">
        <w:rPr>
          <w:rFonts w:ascii="Arial" w:hAnsi="Arial" w:cs="Arial"/>
        </w:rPr>
        <w:t>”} na tela Inicial, o botão de pânico servirá para quando o usuário estiver passando mal avisar seus parentes</w:t>
      </w:r>
      <w:r w:rsidR="003D0FEE" w:rsidRPr="00597222">
        <w:rPr>
          <w:rFonts w:ascii="Arial" w:hAnsi="Arial" w:cs="Arial"/>
        </w:rPr>
        <w:t>.</w:t>
      </w:r>
    </w:p>
    <w:p w14:paraId="488551AB" w14:textId="77777777" w:rsidR="00B82698" w:rsidRPr="00597222" w:rsidRDefault="00B82698" w:rsidP="00920B6C">
      <w:pPr>
        <w:spacing w:after="0" w:line="240" w:lineRule="auto"/>
        <w:jc w:val="both"/>
        <w:rPr>
          <w:rFonts w:ascii="Arial" w:hAnsi="Arial" w:cs="Arial"/>
        </w:rPr>
      </w:pPr>
    </w:p>
    <w:p w14:paraId="039DF6DB" w14:textId="77777777" w:rsidR="00CF7D1C" w:rsidRPr="00597222" w:rsidRDefault="00CF7D1C" w:rsidP="00920B6C">
      <w:pPr>
        <w:spacing w:after="0" w:line="240" w:lineRule="auto"/>
        <w:jc w:val="both"/>
        <w:rPr>
          <w:rFonts w:ascii="Arial" w:hAnsi="Arial" w:cs="Arial"/>
        </w:rPr>
      </w:pPr>
    </w:p>
    <w:p w14:paraId="62348308" w14:textId="5E38C3D6" w:rsidR="004A7C99" w:rsidRPr="00597222" w:rsidRDefault="00CF7D1C" w:rsidP="00CF7D1C">
      <w:pPr>
        <w:spacing w:after="0" w:line="240" w:lineRule="auto"/>
        <w:jc w:val="both"/>
        <w:rPr>
          <w:rFonts w:ascii="Arial" w:hAnsi="Arial" w:cs="Arial"/>
        </w:rPr>
      </w:pPr>
      <w:r w:rsidRPr="00597222">
        <w:rPr>
          <w:rFonts w:ascii="Arial" w:hAnsi="Arial" w:cs="Arial"/>
        </w:rPr>
        <w:t>{“</w:t>
      </w:r>
      <w:r w:rsidRPr="00597222">
        <w:rPr>
          <w:rFonts w:ascii="Arial" w:hAnsi="Arial" w:cs="Arial"/>
          <w:b/>
          <w:bCs/>
        </w:rPr>
        <w:t>CADASTROS GERAIS</w:t>
      </w:r>
      <w:r w:rsidR="005F6E98" w:rsidRPr="00597222">
        <w:rPr>
          <w:rFonts w:ascii="Arial" w:hAnsi="Arial" w:cs="Arial"/>
        </w:rPr>
        <w:t xml:space="preserve"> aqui iremos cadastrar </w:t>
      </w:r>
      <w:r w:rsidR="009F0BDC" w:rsidRPr="00597222">
        <w:rPr>
          <w:rFonts w:ascii="Arial" w:hAnsi="Arial" w:cs="Arial"/>
        </w:rPr>
        <w:t xml:space="preserve">dados que vão alimentar </w:t>
      </w:r>
      <w:r w:rsidR="00CD0CCA" w:rsidRPr="00597222">
        <w:rPr>
          <w:rFonts w:ascii="Arial" w:hAnsi="Arial" w:cs="Arial"/>
        </w:rPr>
        <w:t>nossas pesquisas”</w:t>
      </w:r>
      <w:r w:rsidRPr="00597222">
        <w:rPr>
          <w:rFonts w:ascii="Arial" w:hAnsi="Arial" w:cs="Arial"/>
        </w:rPr>
        <w:t>} – Botão {“</w:t>
      </w:r>
      <w:r w:rsidR="009F0BDC" w:rsidRPr="00597222">
        <w:rPr>
          <w:rFonts w:ascii="Arial" w:hAnsi="Arial" w:cs="Arial"/>
          <w:b/>
          <w:bCs/>
        </w:rPr>
        <w:t>CADASTROS GERAIS</w:t>
      </w:r>
      <w:r w:rsidRPr="00597222">
        <w:rPr>
          <w:rFonts w:ascii="Arial" w:hAnsi="Arial" w:cs="Arial"/>
        </w:rPr>
        <w:t xml:space="preserve">”} na tela Inicial, o botão de </w:t>
      </w:r>
      <w:r w:rsidR="009F0BDC" w:rsidRPr="00597222">
        <w:rPr>
          <w:rFonts w:ascii="Arial" w:hAnsi="Arial" w:cs="Arial"/>
          <w:b/>
          <w:bCs/>
        </w:rPr>
        <w:t>CADASTROS GERAIS</w:t>
      </w:r>
      <w:r w:rsidRPr="00597222">
        <w:rPr>
          <w:rFonts w:ascii="Arial" w:hAnsi="Arial" w:cs="Arial"/>
        </w:rPr>
        <w:t xml:space="preserve"> servirá para quando o usuário</w:t>
      </w:r>
      <w:r w:rsidR="004A7C99" w:rsidRPr="00597222">
        <w:rPr>
          <w:rFonts w:ascii="Arial" w:hAnsi="Arial" w:cs="Arial"/>
        </w:rPr>
        <w:t xml:space="preserve"> cadastrar:</w:t>
      </w:r>
    </w:p>
    <w:p w14:paraId="2537E4CA" w14:textId="77777777" w:rsidR="008A4289" w:rsidRPr="00597222" w:rsidRDefault="008A4289" w:rsidP="00CF7D1C">
      <w:pPr>
        <w:spacing w:after="0" w:line="240" w:lineRule="auto"/>
        <w:jc w:val="both"/>
        <w:rPr>
          <w:rFonts w:ascii="Arial" w:hAnsi="Arial" w:cs="Arial"/>
          <w:b/>
          <w:bCs/>
        </w:rPr>
      </w:pPr>
    </w:p>
    <w:p w14:paraId="57F87283" w14:textId="4855F8D5" w:rsidR="004F68EE" w:rsidRPr="00597222" w:rsidRDefault="00CF7D1C" w:rsidP="00CF7D1C">
      <w:pPr>
        <w:spacing w:after="0" w:line="240" w:lineRule="auto"/>
        <w:jc w:val="both"/>
        <w:rPr>
          <w:rFonts w:ascii="Arial" w:hAnsi="Arial" w:cs="Arial"/>
        </w:rPr>
      </w:pPr>
      <w:r w:rsidRPr="00597222">
        <w:rPr>
          <w:rFonts w:ascii="Arial" w:hAnsi="Arial" w:cs="Arial"/>
          <w:b/>
          <w:bCs/>
        </w:rPr>
        <w:t xml:space="preserve">MeusDados: </w:t>
      </w:r>
      <w:r w:rsidRPr="00597222">
        <w:rPr>
          <w:rFonts w:ascii="Arial" w:hAnsi="Arial" w:cs="Arial"/>
        </w:rPr>
        <w:t>Cadastro do usuário com os seguintes campos, {“Nome Completo”}, {“Telefone”}, {“Data de Nascimento”}, {“e-mail”}, {“CPF”} e {“Endereço”}.</w:t>
      </w:r>
    </w:p>
    <w:p w14:paraId="73935CCC" w14:textId="77777777" w:rsidR="008A4289" w:rsidRPr="00597222" w:rsidRDefault="008A4289" w:rsidP="00CF7D1C">
      <w:pPr>
        <w:spacing w:after="0" w:line="240" w:lineRule="auto"/>
        <w:jc w:val="both"/>
        <w:rPr>
          <w:rFonts w:ascii="Arial" w:hAnsi="Arial" w:cs="Arial"/>
          <w:b/>
          <w:bCs/>
        </w:rPr>
      </w:pPr>
    </w:p>
    <w:p w14:paraId="55D5B766" w14:textId="3999B0C9" w:rsidR="004F68EE" w:rsidRPr="00597222" w:rsidRDefault="008D2B71" w:rsidP="00CF7D1C">
      <w:pPr>
        <w:spacing w:after="0" w:line="240" w:lineRule="auto"/>
        <w:jc w:val="both"/>
        <w:rPr>
          <w:rFonts w:ascii="Arial" w:hAnsi="Arial" w:cs="Arial"/>
        </w:rPr>
      </w:pPr>
      <w:r>
        <w:rPr>
          <w:rFonts w:ascii="Arial" w:hAnsi="Arial" w:cs="Arial"/>
          <w:b/>
          <w:bCs/>
        </w:rPr>
        <w:t>NomeDoProfissional</w:t>
      </w:r>
      <w:r w:rsidR="00CF7D1C" w:rsidRPr="00597222">
        <w:rPr>
          <w:rFonts w:ascii="Arial" w:hAnsi="Arial" w:cs="Arial"/>
          <w:b/>
          <w:bCs/>
        </w:rPr>
        <w:t xml:space="preserve">: </w:t>
      </w:r>
      <w:r w:rsidR="00CF7D1C" w:rsidRPr="00597222">
        <w:rPr>
          <w:rFonts w:ascii="Arial" w:hAnsi="Arial" w:cs="Arial"/>
        </w:rPr>
        <w:t>Cadastro do médico com os seguintes campos, {“Nome Completo”}, {“Telefone”}, {“CRM”}, {“e-mail”}, nome completo e CRM campo obrigatório no cadastro do médico.</w:t>
      </w:r>
    </w:p>
    <w:p w14:paraId="1D6C2981" w14:textId="77777777" w:rsidR="008A4289" w:rsidRPr="00597222" w:rsidRDefault="008A4289" w:rsidP="00CF7D1C">
      <w:pPr>
        <w:spacing w:after="0" w:line="240" w:lineRule="auto"/>
        <w:jc w:val="both"/>
        <w:rPr>
          <w:rFonts w:ascii="Arial" w:hAnsi="Arial" w:cs="Arial"/>
          <w:b/>
          <w:bCs/>
        </w:rPr>
      </w:pPr>
    </w:p>
    <w:p w14:paraId="60CDA279" w14:textId="775BF252" w:rsidR="004F68EE" w:rsidRPr="00597222" w:rsidRDefault="00CF7D1C" w:rsidP="00CF7D1C">
      <w:pPr>
        <w:spacing w:after="0" w:line="240" w:lineRule="auto"/>
        <w:jc w:val="both"/>
        <w:rPr>
          <w:rFonts w:ascii="Arial" w:hAnsi="Arial" w:cs="Arial"/>
        </w:rPr>
      </w:pPr>
      <w:r w:rsidRPr="00597222">
        <w:rPr>
          <w:rFonts w:ascii="Arial" w:hAnsi="Arial" w:cs="Arial"/>
          <w:b/>
          <w:bCs/>
        </w:rPr>
        <w:t xml:space="preserve">NomeDoParente: </w:t>
      </w:r>
      <w:r w:rsidRPr="00597222">
        <w:rPr>
          <w:rFonts w:ascii="Arial" w:hAnsi="Arial" w:cs="Arial"/>
        </w:rPr>
        <w:t>Cadastro do parente com os seguintes campos, {“Nome Completo”}, {“Telefone”}, {“e-mail”}, {“Endereço”}, nome completo, endereço e telefone são campos obrigatórios no cadastro do “NomeDoParente”.</w:t>
      </w:r>
    </w:p>
    <w:p w14:paraId="442EDC7B" w14:textId="77777777" w:rsidR="008A4289" w:rsidRPr="00597222" w:rsidRDefault="008A4289" w:rsidP="00CF7D1C">
      <w:pPr>
        <w:spacing w:after="0" w:line="240" w:lineRule="auto"/>
        <w:jc w:val="both"/>
        <w:rPr>
          <w:rFonts w:ascii="Arial" w:hAnsi="Arial" w:cs="Arial"/>
          <w:b/>
          <w:bCs/>
        </w:rPr>
      </w:pPr>
    </w:p>
    <w:p w14:paraId="1086C995" w14:textId="5980FB20" w:rsidR="00CF7D1C" w:rsidRPr="00597222" w:rsidRDefault="00CF7D1C" w:rsidP="00CF7D1C">
      <w:pPr>
        <w:spacing w:after="0" w:line="240" w:lineRule="auto"/>
        <w:jc w:val="both"/>
        <w:rPr>
          <w:rFonts w:ascii="Arial" w:hAnsi="Arial" w:cs="Arial"/>
        </w:rPr>
      </w:pPr>
      <w:r w:rsidRPr="00597222">
        <w:rPr>
          <w:rFonts w:ascii="Arial" w:hAnsi="Arial" w:cs="Arial"/>
          <w:b/>
          <w:bCs/>
        </w:rPr>
        <w:t xml:space="preserve">LocaisExameConsultas: </w:t>
      </w:r>
      <w:r w:rsidRPr="00597222">
        <w:rPr>
          <w:rFonts w:ascii="Arial" w:hAnsi="Arial" w:cs="Arial"/>
        </w:rPr>
        <w:t>Cadastro do local com os seguintes campos, {“Nome do Local”}</w:t>
      </w:r>
      <w:proofErr w:type="gramStart"/>
      <w:r w:rsidRPr="00597222">
        <w:rPr>
          <w:rFonts w:ascii="Arial" w:hAnsi="Arial" w:cs="Arial"/>
        </w:rPr>
        <w:t>, ,</w:t>
      </w:r>
      <w:proofErr w:type="gramEnd"/>
      <w:r w:rsidRPr="00597222">
        <w:rPr>
          <w:rFonts w:ascii="Arial" w:hAnsi="Arial" w:cs="Arial"/>
        </w:rPr>
        <w:t xml:space="preserve"> {“Endereço”}, {“Telefone”}, {“e-mail”}, nome completo, endereço e telefone são campos obrigatórios no cadastro do “NomeDoParente”.</w:t>
      </w:r>
    </w:p>
    <w:p w14:paraId="697B67BA" w14:textId="77777777" w:rsidR="00B82698" w:rsidRPr="00597222" w:rsidRDefault="00B82698" w:rsidP="00765466">
      <w:pPr>
        <w:spacing w:after="0" w:line="240" w:lineRule="auto"/>
        <w:jc w:val="both"/>
        <w:rPr>
          <w:rFonts w:ascii="Arial" w:hAnsi="Arial" w:cs="Arial"/>
          <w:b/>
          <w:bCs/>
        </w:rPr>
      </w:pPr>
    </w:p>
    <w:p w14:paraId="73BC3EAB" w14:textId="77777777" w:rsidR="00946091" w:rsidRPr="00597222" w:rsidRDefault="00946091" w:rsidP="00946091">
      <w:pPr>
        <w:spacing w:after="0" w:line="240" w:lineRule="auto"/>
        <w:jc w:val="both"/>
        <w:rPr>
          <w:rFonts w:ascii="Arial" w:hAnsi="Arial" w:cs="Arial"/>
        </w:rPr>
      </w:pPr>
      <w:r w:rsidRPr="00597222">
        <w:rPr>
          <w:rFonts w:ascii="Arial" w:hAnsi="Arial" w:cs="Arial"/>
          <w:b/>
          <w:bCs/>
        </w:rPr>
        <w:t>NomeDaEspecialidades</w:t>
      </w:r>
      <w:r w:rsidRPr="00597222">
        <w:rPr>
          <w:rFonts w:ascii="Arial" w:hAnsi="Arial" w:cs="Arial"/>
        </w:rPr>
        <w:t>: teremos dois campos chamados {</w:t>
      </w:r>
      <w:r w:rsidRPr="00597222">
        <w:rPr>
          <w:rFonts w:ascii="Arial" w:hAnsi="Arial" w:cs="Arial"/>
          <w:b/>
          <w:bCs/>
        </w:rPr>
        <w:t>“Especialidades”</w:t>
      </w:r>
      <w:r w:rsidRPr="00597222">
        <w:rPr>
          <w:rFonts w:ascii="Arial" w:hAnsi="Arial" w:cs="Arial"/>
        </w:rPr>
        <w:t xml:space="preserve">}, </w:t>
      </w:r>
      <w:proofErr w:type="gramStart"/>
      <w:r w:rsidRPr="00597222">
        <w:rPr>
          <w:rFonts w:ascii="Arial" w:hAnsi="Arial" w:cs="Arial"/>
        </w:rPr>
        <w:t>e  {</w:t>
      </w:r>
      <w:proofErr w:type="gramEnd"/>
      <w:r w:rsidRPr="00597222">
        <w:rPr>
          <w:rFonts w:ascii="Arial" w:hAnsi="Arial" w:cs="Arial"/>
          <w:b/>
          <w:bCs/>
        </w:rPr>
        <w:t>“Descrição Especialidades”</w:t>
      </w:r>
      <w:r w:rsidRPr="00597222">
        <w:rPr>
          <w:rFonts w:ascii="Arial" w:hAnsi="Arial" w:cs="Arial"/>
        </w:rPr>
        <w:t xml:space="preserve">}. </w:t>
      </w:r>
    </w:p>
    <w:p w14:paraId="054ED3D6" w14:textId="77777777" w:rsidR="008A4289" w:rsidRPr="00597222" w:rsidRDefault="008A4289" w:rsidP="00765466">
      <w:pPr>
        <w:spacing w:after="0" w:line="240" w:lineRule="auto"/>
        <w:jc w:val="both"/>
        <w:rPr>
          <w:rFonts w:ascii="Arial" w:hAnsi="Arial" w:cs="Arial"/>
          <w:b/>
          <w:bCs/>
        </w:rPr>
      </w:pPr>
    </w:p>
    <w:p w14:paraId="1C09F908" w14:textId="77777777" w:rsidR="00937C9C" w:rsidRPr="00597222" w:rsidRDefault="00937C9C" w:rsidP="00765466">
      <w:pPr>
        <w:spacing w:after="0" w:line="240" w:lineRule="auto"/>
        <w:jc w:val="both"/>
        <w:rPr>
          <w:rFonts w:ascii="Arial" w:hAnsi="Arial" w:cs="Arial"/>
          <w:b/>
          <w:bCs/>
        </w:rPr>
      </w:pPr>
    </w:p>
    <w:p w14:paraId="1449AA71" w14:textId="77777777" w:rsidR="00937C9C" w:rsidRPr="00597222" w:rsidRDefault="00937C9C" w:rsidP="00937C9C">
      <w:pPr>
        <w:spacing w:after="0" w:line="240" w:lineRule="auto"/>
        <w:jc w:val="both"/>
        <w:rPr>
          <w:rFonts w:ascii="Arial" w:hAnsi="Arial" w:cs="Arial"/>
        </w:rPr>
      </w:pPr>
      <w:r w:rsidRPr="00597222">
        <w:rPr>
          <w:rFonts w:ascii="Segoe UI Emoji" w:hAnsi="Segoe UI Emoji" w:cs="Segoe UI Emoji"/>
        </w:rPr>
        <w:t>🧠</w:t>
      </w:r>
      <w:r w:rsidRPr="00597222">
        <w:rPr>
          <w:rFonts w:ascii="Arial" w:hAnsi="Arial" w:cs="Arial"/>
        </w:rPr>
        <w:t xml:space="preserve"> </w:t>
      </w:r>
      <w:r w:rsidRPr="00597222">
        <w:rPr>
          <w:rFonts w:ascii="Arial" w:hAnsi="Arial" w:cs="Arial"/>
          <w:b/>
          <w:bCs/>
        </w:rPr>
        <w:t>Acesso ao App Saúde Ciclo da Vida – Modelo de Licença e Inclusão</w:t>
      </w:r>
    </w:p>
    <w:p w14:paraId="691C7BAD" w14:textId="77777777" w:rsidR="00937C9C" w:rsidRPr="00497705" w:rsidRDefault="00937C9C" w:rsidP="00937C9C">
      <w:pPr>
        <w:spacing w:after="0" w:line="240" w:lineRule="auto"/>
        <w:jc w:val="both"/>
        <w:rPr>
          <w:rFonts w:ascii="Arial" w:hAnsi="Arial" w:cs="Arial"/>
        </w:rPr>
      </w:pPr>
      <w:r w:rsidRPr="00497705">
        <w:rPr>
          <w:rFonts w:ascii="Arial" w:hAnsi="Arial" w:cs="Arial"/>
        </w:rPr>
        <w:t xml:space="preserve">O app </w:t>
      </w:r>
      <w:r w:rsidRPr="00497705">
        <w:rPr>
          <w:rFonts w:ascii="Arial" w:hAnsi="Arial" w:cs="Arial"/>
          <w:i/>
          <w:iCs/>
        </w:rPr>
        <w:t>Saúde Ciclo da Vida</w:t>
      </w:r>
      <w:r w:rsidRPr="00497705">
        <w:rPr>
          <w:rFonts w:ascii="Arial" w:hAnsi="Arial" w:cs="Arial"/>
        </w:rPr>
        <w:t xml:space="preserve"> será disponibilizado ao público por meio de </w:t>
      </w:r>
      <w:r w:rsidRPr="00497705">
        <w:rPr>
          <w:rFonts w:ascii="Arial" w:hAnsi="Arial" w:cs="Arial"/>
          <w:b/>
          <w:bCs/>
        </w:rPr>
        <w:t>licença vitalícia com pagamento único</w:t>
      </w:r>
      <w:r w:rsidRPr="00497705">
        <w:rPr>
          <w:rFonts w:ascii="Arial" w:hAnsi="Arial" w:cs="Arial"/>
        </w:rPr>
        <w:t>, adquirida através de plataformas de pagamento digitais. Após a aquisição, o usuário terá acesso completo às funcionalidades padrão do aplicativo</w:t>
      </w:r>
      <w:r w:rsidRPr="00597222">
        <w:rPr>
          <w:rFonts w:ascii="Arial" w:hAnsi="Arial" w:cs="Arial"/>
        </w:rPr>
        <w:t xml:space="preserve"> e suas atualizações</w:t>
      </w:r>
      <w:r w:rsidRPr="00497705">
        <w:rPr>
          <w:rFonts w:ascii="Arial" w:hAnsi="Arial" w:cs="Arial"/>
        </w:rPr>
        <w:t>.</w:t>
      </w:r>
    </w:p>
    <w:p w14:paraId="04C198C2" w14:textId="77777777" w:rsidR="00937C9C" w:rsidRPr="00497705" w:rsidRDefault="00937C9C" w:rsidP="00937C9C">
      <w:pPr>
        <w:spacing w:after="0" w:line="240" w:lineRule="auto"/>
        <w:jc w:val="both"/>
        <w:rPr>
          <w:rFonts w:ascii="Arial" w:hAnsi="Arial" w:cs="Arial"/>
        </w:rPr>
      </w:pPr>
      <w:r w:rsidRPr="00497705">
        <w:rPr>
          <w:rFonts w:ascii="Segoe UI Emoji" w:hAnsi="Segoe UI Emoji" w:cs="Segoe UI Emoji"/>
        </w:rPr>
        <w:t>🔐</w:t>
      </w:r>
      <w:r w:rsidRPr="00497705">
        <w:rPr>
          <w:rFonts w:ascii="Arial" w:hAnsi="Arial" w:cs="Arial"/>
        </w:rPr>
        <w:t xml:space="preserve"> </w:t>
      </w:r>
      <w:r w:rsidRPr="00497705">
        <w:rPr>
          <w:rFonts w:ascii="Arial" w:hAnsi="Arial" w:cs="Arial"/>
          <w:b/>
          <w:bCs/>
        </w:rPr>
        <w:t>Assinatura Mensal – Controle de Múltiplos Pacientes</w:t>
      </w:r>
      <w:r w:rsidRPr="00497705">
        <w:rPr>
          <w:rFonts w:ascii="Arial" w:hAnsi="Arial" w:cs="Arial"/>
        </w:rPr>
        <w:t xml:space="preserve"> A única funcionalidade que exige assinatura mensal é o módulo </w:t>
      </w:r>
      <w:r w:rsidRPr="00497705">
        <w:rPr>
          <w:rFonts w:ascii="Arial" w:hAnsi="Arial" w:cs="Arial"/>
          <w:b/>
          <w:bCs/>
        </w:rPr>
        <w:t>“Controle de Múltiplos Pacientes”</w:t>
      </w:r>
      <w:r w:rsidRPr="00497705">
        <w:rPr>
          <w:rFonts w:ascii="Arial" w:hAnsi="Arial" w:cs="Arial"/>
        </w:rPr>
        <w:t>, ideal para cuidadores, profissionais da saúde ou familiares que desejam gerenciar diferentes perfis de pacientes em um único login. Esse módulo será ativado exclusivamente para usuários assinantes.</w:t>
      </w:r>
    </w:p>
    <w:p w14:paraId="120DF617" w14:textId="77777777" w:rsidR="00937C9C" w:rsidRPr="00497705" w:rsidRDefault="00937C9C" w:rsidP="00937C9C">
      <w:pPr>
        <w:spacing w:after="0" w:line="240" w:lineRule="auto"/>
        <w:jc w:val="both"/>
        <w:rPr>
          <w:rFonts w:ascii="Arial" w:hAnsi="Arial" w:cs="Arial"/>
        </w:rPr>
      </w:pPr>
      <w:r w:rsidRPr="00497705">
        <w:rPr>
          <w:rFonts w:ascii="Segoe UI Emoji" w:hAnsi="Segoe UI Emoji" w:cs="Segoe UI Emoji"/>
        </w:rPr>
        <w:t>♿</w:t>
      </w:r>
      <w:r w:rsidRPr="00497705">
        <w:rPr>
          <w:rFonts w:ascii="Arial" w:hAnsi="Arial" w:cs="Arial"/>
        </w:rPr>
        <w:t xml:space="preserve"> </w:t>
      </w:r>
      <w:r w:rsidRPr="00497705">
        <w:rPr>
          <w:rFonts w:ascii="Arial" w:hAnsi="Arial" w:cs="Arial"/>
          <w:b/>
          <w:bCs/>
        </w:rPr>
        <w:t>Acesso Gratuito e Vitalício – Inclusão para Pessoas com Deficiência</w:t>
      </w:r>
      <w:r w:rsidRPr="00497705">
        <w:rPr>
          <w:rFonts w:ascii="Arial" w:hAnsi="Arial" w:cs="Arial"/>
        </w:rPr>
        <w:t xml:space="preserve"> Em compromisso com a inclusão social, o app poderá ser baixado gratuitamente por pessoas com deficiência, desde que atendidos os seguintes critérios:</w:t>
      </w:r>
    </w:p>
    <w:p w14:paraId="3CA678E4" w14:textId="77777777" w:rsidR="00937C9C" w:rsidRPr="00497705" w:rsidRDefault="00937C9C" w:rsidP="00083F26">
      <w:pPr>
        <w:numPr>
          <w:ilvl w:val="0"/>
          <w:numId w:val="70"/>
        </w:numPr>
        <w:spacing w:after="0" w:line="240" w:lineRule="auto"/>
        <w:jc w:val="both"/>
        <w:rPr>
          <w:rFonts w:ascii="Arial" w:hAnsi="Arial" w:cs="Arial"/>
        </w:rPr>
      </w:pPr>
      <w:r w:rsidRPr="00497705">
        <w:rPr>
          <w:rFonts w:ascii="Arial" w:hAnsi="Arial" w:cs="Arial"/>
          <w:b/>
          <w:bCs/>
        </w:rPr>
        <w:t>Tecnologias Assistivas Ativadas:</w:t>
      </w:r>
    </w:p>
    <w:p w14:paraId="5978A6EE" w14:textId="77777777" w:rsidR="00937C9C" w:rsidRPr="00497705" w:rsidRDefault="00937C9C" w:rsidP="00083F26">
      <w:pPr>
        <w:numPr>
          <w:ilvl w:val="1"/>
          <w:numId w:val="70"/>
        </w:numPr>
        <w:spacing w:after="0" w:line="240" w:lineRule="auto"/>
        <w:jc w:val="both"/>
        <w:rPr>
          <w:rFonts w:ascii="Arial" w:hAnsi="Arial" w:cs="Arial"/>
        </w:rPr>
      </w:pPr>
      <w:r w:rsidRPr="00497705">
        <w:rPr>
          <w:rFonts w:ascii="Arial" w:hAnsi="Arial" w:cs="Arial"/>
        </w:rPr>
        <w:t>Leitura por voz</w:t>
      </w:r>
    </w:p>
    <w:p w14:paraId="04A8EC14" w14:textId="77777777" w:rsidR="00937C9C" w:rsidRPr="00497705" w:rsidRDefault="00937C9C" w:rsidP="00083F26">
      <w:pPr>
        <w:numPr>
          <w:ilvl w:val="1"/>
          <w:numId w:val="70"/>
        </w:numPr>
        <w:spacing w:after="0" w:line="240" w:lineRule="auto"/>
        <w:jc w:val="both"/>
        <w:rPr>
          <w:rFonts w:ascii="Arial" w:hAnsi="Arial" w:cs="Arial"/>
        </w:rPr>
      </w:pPr>
      <w:r w:rsidRPr="00497705">
        <w:rPr>
          <w:rFonts w:ascii="Arial" w:hAnsi="Arial" w:cs="Arial"/>
        </w:rPr>
        <w:t>Vibração e feedback tátil</w:t>
      </w:r>
    </w:p>
    <w:p w14:paraId="5F757928" w14:textId="77777777" w:rsidR="00937C9C" w:rsidRPr="00497705" w:rsidRDefault="00937C9C" w:rsidP="00083F26">
      <w:pPr>
        <w:numPr>
          <w:ilvl w:val="1"/>
          <w:numId w:val="70"/>
        </w:numPr>
        <w:spacing w:after="0" w:line="240" w:lineRule="auto"/>
        <w:jc w:val="both"/>
        <w:rPr>
          <w:rFonts w:ascii="Arial" w:hAnsi="Arial" w:cs="Arial"/>
        </w:rPr>
      </w:pPr>
      <w:r w:rsidRPr="00497705">
        <w:rPr>
          <w:rFonts w:ascii="Arial" w:hAnsi="Arial" w:cs="Arial"/>
        </w:rPr>
        <w:t>Interface simplificada</w:t>
      </w:r>
    </w:p>
    <w:p w14:paraId="38B5CEB8" w14:textId="77777777" w:rsidR="00937C9C" w:rsidRPr="00497705" w:rsidRDefault="00937C9C" w:rsidP="00083F26">
      <w:pPr>
        <w:numPr>
          <w:ilvl w:val="1"/>
          <w:numId w:val="70"/>
        </w:numPr>
        <w:spacing w:after="0" w:line="240" w:lineRule="auto"/>
        <w:jc w:val="both"/>
        <w:rPr>
          <w:rFonts w:ascii="Arial" w:hAnsi="Arial" w:cs="Arial"/>
        </w:rPr>
      </w:pPr>
      <w:r w:rsidRPr="00497705">
        <w:rPr>
          <w:rFonts w:ascii="Arial" w:hAnsi="Arial" w:cs="Arial"/>
        </w:rPr>
        <w:t>Contraste elevado e ajuste de fonte</w:t>
      </w:r>
    </w:p>
    <w:p w14:paraId="31C844DB" w14:textId="77777777" w:rsidR="00937C9C" w:rsidRPr="00497705" w:rsidRDefault="00937C9C" w:rsidP="00083F26">
      <w:pPr>
        <w:numPr>
          <w:ilvl w:val="0"/>
          <w:numId w:val="70"/>
        </w:numPr>
        <w:spacing w:after="0" w:line="240" w:lineRule="auto"/>
        <w:jc w:val="both"/>
        <w:rPr>
          <w:rFonts w:ascii="Arial" w:hAnsi="Arial" w:cs="Arial"/>
        </w:rPr>
      </w:pPr>
      <w:r w:rsidRPr="00497705">
        <w:rPr>
          <w:rFonts w:ascii="Arial" w:hAnsi="Arial" w:cs="Arial"/>
          <w:b/>
          <w:bCs/>
        </w:rPr>
        <w:t>Benefício Inclusivo:</w:t>
      </w:r>
    </w:p>
    <w:p w14:paraId="6B06617E" w14:textId="77777777" w:rsidR="00937C9C" w:rsidRPr="00497705" w:rsidRDefault="00937C9C" w:rsidP="00083F26">
      <w:pPr>
        <w:numPr>
          <w:ilvl w:val="1"/>
          <w:numId w:val="70"/>
        </w:numPr>
        <w:spacing w:after="0" w:line="240" w:lineRule="auto"/>
        <w:jc w:val="both"/>
        <w:rPr>
          <w:rFonts w:ascii="Arial" w:hAnsi="Arial" w:cs="Arial"/>
        </w:rPr>
      </w:pPr>
      <w:r w:rsidRPr="00497705">
        <w:rPr>
          <w:rFonts w:ascii="Arial" w:hAnsi="Arial" w:cs="Arial"/>
        </w:rPr>
        <w:t>Acesso gratuito e vitalício</w:t>
      </w:r>
    </w:p>
    <w:p w14:paraId="6ED71A1A" w14:textId="77777777" w:rsidR="00937C9C" w:rsidRPr="00497705" w:rsidRDefault="00937C9C" w:rsidP="00083F26">
      <w:pPr>
        <w:numPr>
          <w:ilvl w:val="1"/>
          <w:numId w:val="70"/>
        </w:numPr>
        <w:spacing w:after="0" w:line="240" w:lineRule="auto"/>
        <w:jc w:val="both"/>
        <w:rPr>
          <w:rFonts w:ascii="Arial" w:hAnsi="Arial" w:cs="Arial"/>
        </w:rPr>
      </w:pPr>
      <w:r w:rsidRPr="00497705">
        <w:rPr>
          <w:rFonts w:ascii="Arial" w:hAnsi="Arial" w:cs="Arial"/>
        </w:rPr>
        <w:t>Inserção de código de acesso inclusivo</w:t>
      </w:r>
    </w:p>
    <w:p w14:paraId="4D11570C" w14:textId="77777777" w:rsidR="00937C9C" w:rsidRPr="00497705" w:rsidRDefault="00937C9C" w:rsidP="00937C9C">
      <w:pPr>
        <w:spacing w:after="0" w:line="240" w:lineRule="auto"/>
        <w:jc w:val="both"/>
        <w:rPr>
          <w:rFonts w:ascii="Arial" w:hAnsi="Arial" w:cs="Arial"/>
        </w:rPr>
      </w:pPr>
      <w:r w:rsidRPr="00497705">
        <w:rPr>
          <w:rFonts w:ascii="Arial" w:hAnsi="Arial" w:cs="Arial"/>
        </w:rPr>
        <w:t xml:space="preserve">Essa abordagem garante que o </w:t>
      </w:r>
      <w:r w:rsidRPr="00497705">
        <w:rPr>
          <w:rFonts w:ascii="Arial" w:hAnsi="Arial" w:cs="Arial"/>
          <w:i/>
          <w:iCs/>
        </w:rPr>
        <w:t>Saúde Ciclo da Vida</w:t>
      </w:r>
      <w:r w:rsidRPr="00497705">
        <w:rPr>
          <w:rFonts w:ascii="Arial" w:hAnsi="Arial" w:cs="Arial"/>
        </w:rPr>
        <w:t xml:space="preserve"> seja acessível, funcional e justo, atendendo tanto às necessidades de quem busca autonomia quanto de quem exerce cuidado sobre outros.</w:t>
      </w:r>
    </w:p>
    <w:p w14:paraId="633C1DA2" w14:textId="77777777" w:rsidR="00937C9C" w:rsidRPr="00597222" w:rsidRDefault="00937C9C" w:rsidP="00765466">
      <w:pPr>
        <w:spacing w:after="0" w:line="240" w:lineRule="auto"/>
        <w:jc w:val="both"/>
        <w:rPr>
          <w:rFonts w:ascii="Arial" w:hAnsi="Arial" w:cs="Arial"/>
          <w:b/>
          <w:bCs/>
        </w:rPr>
      </w:pPr>
    </w:p>
    <w:p w14:paraId="23E2468E" w14:textId="77EAA65A" w:rsidR="00937C9C" w:rsidRPr="00597222" w:rsidRDefault="00937C9C" w:rsidP="00765466">
      <w:pPr>
        <w:spacing w:after="0" w:line="240" w:lineRule="auto"/>
        <w:jc w:val="both"/>
        <w:rPr>
          <w:rFonts w:ascii="Arial" w:hAnsi="Arial" w:cs="Arial"/>
          <w:b/>
          <w:bCs/>
        </w:rPr>
      </w:pPr>
      <w:r w:rsidRPr="00597222">
        <w:rPr>
          <w:rFonts w:ascii="Arial" w:hAnsi="Arial" w:cs="Arial"/>
          <w:b/>
          <w:bCs/>
        </w:rPr>
        <w:t>=======================================================================</w:t>
      </w:r>
    </w:p>
    <w:p w14:paraId="6661931F" w14:textId="77777777" w:rsidR="008A4289" w:rsidRPr="00597222" w:rsidRDefault="008A4289" w:rsidP="00765466">
      <w:pPr>
        <w:spacing w:after="0" w:line="240" w:lineRule="auto"/>
        <w:jc w:val="both"/>
        <w:rPr>
          <w:rFonts w:ascii="Arial" w:hAnsi="Arial" w:cs="Arial"/>
          <w:b/>
          <w:bCs/>
        </w:rPr>
      </w:pPr>
    </w:p>
    <w:p w14:paraId="69E42E9D" w14:textId="70797BDC" w:rsidR="00765466" w:rsidRPr="00597222" w:rsidRDefault="001659C1" w:rsidP="00765466">
      <w:pPr>
        <w:spacing w:after="0" w:line="240" w:lineRule="auto"/>
        <w:jc w:val="both"/>
        <w:rPr>
          <w:rFonts w:ascii="Arial" w:hAnsi="Arial" w:cs="Arial"/>
          <w:b/>
          <w:bCs/>
        </w:rPr>
      </w:pPr>
      <w:r w:rsidRPr="00597222">
        <w:rPr>
          <w:rFonts w:ascii="Arial" w:hAnsi="Arial" w:cs="Arial"/>
          <w:b/>
          <w:bCs/>
        </w:rPr>
        <w:t>CATEGORIAS</w:t>
      </w:r>
    </w:p>
    <w:p w14:paraId="09EBBE68" w14:textId="585AF271" w:rsidR="009F07C5" w:rsidRPr="00597222" w:rsidRDefault="00534992" w:rsidP="00765466">
      <w:pPr>
        <w:spacing w:after="0" w:line="240" w:lineRule="auto"/>
        <w:jc w:val="both"/>
        <w:rPr>
          <w:rFonts w:ascii="Arial" w:hAnsi="Arial" w:cs="Arial"/>
        </w:rPr>
      </w:pPr>
      <w:r w:rsidRPr="00597222">
        <w:rPr>
          <w:rFonts w:ascii="Arial" w:hAnsi="Arial" w:cs="Arial"/>
          <w:b/>
          <w:bCs/>
        </w:rPr>
        <w:t>“MEDICAMENTOS”</w:t>
      </w:r>
      <w:r w:rsidR="00F22C0B" w:rsidRPr="00597222">
        <w:rPr>
          <w:rFonts w:ascii="Arial" w:hAnsi="Arial" w:cs="Arial"/>
        </w:rPr>
        <w:t xml:space="preserve">: cadastrar </w:t>
      </w:r>
      <w:r w:rsidR="0096748F" w:rsidRPr="00597222">
        <w:rPr>
          <w:rFonts w:ascii="Arial" w:hAnsi="Arial" w:cs="Arial"/>
        </w:rPr>
        <w:t xml:space="preserve">nome </w:t>
      </w:r>
      <w:r w:rsidR="00F22C0B" w:rsidRPr="00597222">
        <w:rPr>
          <w:rFonts w:ascii="Arial" w:hAnsi="Arial" w:cs="Arial"/>
        </w:rPr>
        <w:t>remédio</w:t>
      </w:r>
      <w:r w:rsidR="00362FFF" w:rsidRPr="00597222">
        <w:rPr>
          <w:rFonts w:ascii="Arial" w:hAnsi="Arial" w:cs="Arial"/>
        </w:rPr>
        <w:t>,</w:t>
      </w:r>
      <w:r w:rsidR="00D6597B" w:rsidRPr="00597222">
        <w:rPr>
          <w:rFonts w:ascii="Arial" w:hAnsi="Arial" w:cs="Arial"/>
        </w:rPr>
        <w:t xml:space="preserve"> </w:t>
      </w:r>
      <w:r w:rsidR="00F22C0B" w:rsidRPr="00597222">
        <w:rPr>
          <w:rFonts w:ascii="Arial" w:hAnsi="Arial" w:cs="Arial"/>
        </w:rPr>
        <w:t>cadastrar dosagem</w:t>
      </w:r>
      <w:r w:rsidR="0096748F" w:rsidRPr="00597222">
        <w:rPr>
          <w:rFonts w:ascii="Arial" w:hAnsi="Arial" w:cs="Arial"/>
        </w:rPr>
        <w:t xml:space="preserve"> do remédio</w:t>
      </w:r>
      <w:r w:rsidR="00F22C0B" w:rsidRPr="00597222">
        <w:rPr>
          <w:rFonts w:ascii="Arial" w:hAnsi="Arial" w:cs="Arial"/>
        </w:rPr>
        <w:t>,</w:t>
      </w:r>
      <w:r w:rsidR="00D95C23" w:rsidRPr="00597222">
        <w:rPr>
          <w:rFonts w:ascii="Arial" w:hAnsi="Arial" w:cs="Arial"/>
        </w:rPr>
        <w:t xml:space="preserve"> cadastrar ho</w:t>
      </w:r>
      <w:r w:rsidR="0096748F" w:rsidRPr="00597222">
        <w:rPr>
          <w:rFonts w:ascii="Arial" w:hAnsi="Arial" w:cs="Arial"/>
        </w:rPr>
        <w:t xml:space="preserve">rário de tomar o </w:t>
      </w:r>
      <w:r w:rsidR="00FC2BA4" w:rsidRPr="00597222">
        <w:rPr>
          <w:rFonts w:ascii="Arial" w:hAnsi="Arial" w:cs="Arial"/>
        </w:rPr>
        <w:t>remédio</w:t>
      </w:r>
      <w:r w:rsidR="001F6E13" w:rsidRPr="00597222">
        <w:rPr>
          <w:rFonts w:ascii="Arial" w:hAnsi="Arial" w:cs="Arial"/>
        </w:rPr>
        <w:t>, {“</w:t>
      </w:r>
      <w:r w:rsidR="00FC2BA4" w:rsidRPr="00597222">
        <w:rPr>
          <w:rFonts w:ascii="Arial" w:hAnsi="Arial" w:cs="Arial"/>
        </w:rPr>
        <w:t xml:space="preserve">observação: como </w:t>
      </w:r>
      <w:r w:rsidR="007A1610" w:rsidRPr="00597222">
        <w:rPr>
          <w:rFonts w:ascii="Arial" w:hAnsi="Arial" w:cs="Arial"/>
        </w:rPr>
        <w:t xml:space="preserve">padrão um botão de </w:t>
      </w:r>
      <w:r w:rsidR="004F782D" w:rsidRPr="00597222">
        <w:rPr>
          <w:rFonts w:ascii="Arial" w:hAnsi="Arial" w:cs="Arial"/>
        </w:rPr>
        <w:t>checklist</w:t>
      </w:r>
      <w:r w:rsidR="007A1610" w:rsidRPr="00597222">
        <w:rPr>
          <w:rFonts w:ascii="Arial" w:hAnsi="Arial" w:cs="Arial"/>
        </w:rPr>
        <w:t xml:space="preserve"> perguntando </w:t>
      </w:r>
      <w:r w:rsidR="00AC6B4A" w:rsidRPr="00597222">
        <w:rPr>
          <w:rFonts w:ascii="Arial" w:hAnsi="Arial" w:cs="Arial"/>
        </w:rPr>
        <w:t xml:space="preserve">tomar em </w:t>
      </w:r>
      <w:r w:rsidR="00AC6B4A" w:rsidRPr="00597222">
        <w:rPr>
          <w:rFonts w:ascii="Arial" w:hAnsi="Arial" w:cs="Arial"/>
        </w:rPr>
        <w:lastRenderedPageBreak/>
        <w:t xml:space="preserve">jejum, quando este botão estiver ticado trazer esta informação junta </w:t>
      </w:r>
      <w:r w:rsidR="004F782D" w:rsidRPr="00597222">
        <w:rPr>
          <w:rFonts w:ascii="Arial" w:hAnsi="Arial" w:cs="Arial"/>
        </w:rPr>
        <w:t xml:space="preserve">ao </w:t>
      </w:r>
      <w:r w:rsidR="00AC6B4A" w:rsidRPr="00597222">
        <w:rPr>
          <w:rFonts w:ascii="Arial" w:hAnsi="Arial" w:cs="Arial"/>
        </w:rPr>
        <w:t>aviso</w:t>
      </w:r>
      <w:r w:rsidR="004F782D" w:rsidRPr="00597222">
        <w:rPr>
          <w:rFonts w:ascii="Arial" w:hAnsi="Arial" w:cs="Arial"/>
        </w:rPr>
        <w:t xml:space="preserve"> de tomar o remédio</w:t>
      </w:r>
      <w:r w:rsidR="001F6E13" w:rsidRPr="00597222">
        <w:rPr>
          <w:rFonts w:ascii="Arial" w:hAnsi="Arial" w:cs="Arial"/>
        </w:rPr>
        <w:t>”}.</w:t>
      </w:r>
      <w:r w:rsidR="000F6237" w:rsidRPr="00597222">
        <w:rPr>
          <w:rFonts w:ascii="Arial" w:hAnsi="Arial" w:cs="Arial"/>
        </w:rPr>
        <w:t xml:space="preserve"> Botão pedi</w:t>
      </w:r>
      <w:r w:rsidR="00350FF0" w:rsidRPr="00597222">
        <w:rPr>
          <w:rFonts w:ascii="Arial" w:hAnsi="Arial" w:cs="Arial"/>
        </w:rPr>
        <w:t xml:space="preserve">ndo para adicionar o médico, vinculado </w:t>
      </w:r>
      <w:r w:rsidR="00102E44" w:rsidRPr="00597222">
        <w:rPr>
          <w:rFonts w:ascii="Arial" w:hAnsi="Arial" w:cs="Arial"/>
        </w:rPr>
        <w:t>{“Cadastro Gerais”}, banco de dados {“</w:t>
      </w:r>
      <w:r w:rsidR="008D2B71">
        <w:rPr>
          <w:rFonts w:ascii="Arial" w:hAnsi="Arial" w:cs="Arial"/>
        </w:rPr>
        <w:t>NomeDoProfissional</w:t>
      </w:r>
      <w:r w:rsidR="00102E44" w:rsidRPr="00597222">
        <w:rPr>
          <w:rFonts w:ascii="Arial" w:hAnsi="Arial" w:cs="Arial"/>
        </w:rPr>
        <w:t>”}</w:t>
      </w:r>
      <w:r w:rsidR="00BD015B" w:rsidRPr="00597222">
        <w:rPr>
          <w:rFonts w:ascii="Arial" w:hAnsi="Arial" w:cs="Arial"/>
        </w:rPr>
        <w:t xml:space="preserve">, adicionar opção </w:t>
      </w:r>
      <w:r w:rsidR="00D572EF" w:rsidRPr="00597222">
        <w:rPr>
          <w:rFonts w:ascii="Arial" w:hAnsi="Arial" w:cs="Arial"/>
        </w:rPr>
        <w:t xml:space="preserve">de vários horários para o remédio, </w:t>
      </w:r>
      <w:r w:rsidR="00312A9F" w:rsidRPr="00597222">
        <w:rPr>
          <w:rFonts w:ascii="Arial" w:hAnsi="Arial" w:cs="Arial"/>
        </w:rPr>
        <w:t>pois</w:t>
      </w:r>
      <w:r w:rsidR="00D572EF" w:rsidRPr="00597222">
        <w:rPr>
          <w:rFonts w:ascii="Arial" w:hAnsi="Arial" w:cs="Arial"/>
        </w:rPr>
        <w:t xml:space="preserve"> ele poder</w:t>
      </w:r>
      <w:r w:rsidR="00E42738" w:rsidRPr="00597222">
        <w:rPr>
          <w:rFonts w:ascii="Arial" w:hAnsi="Arial" w:cs="Arial"/>
        </w:rPr>
        <w:t xml:space="preserve">á ser tomado mais de </w:t>
      </w:r>
      <w:r w:rsidR="009F07C5" w:rsidRPr="00597222">
        <w:rPr>
          <w:rFonts w:ascii="Arial" w:hAnsi="Arial" w:cs="Arial"/>
        </w:rPr>
        <w:t>uma vez</w:t>
      </w:r>
      <w:r w:rsidR="00E42738" w:rsidRPr="00597222">
        <w:rPr>
          <w:rFonts w:ascii="Arial" w:hAnsi="Arial" w:cs="Arial"/>
        </w:rPr>
        <w:t xml:space="preserve"> ao dia, </w:t>
      </w:r>
    </w:p>
    <w:p w14:paraId="66F91841" w14:textId="77777777" w:rsidR="009F07C5" w:rsidRPr="00597222" w:rsidRDefault="00E42738" w:rsidP="00765466">
      <w:pPr>
        <w:spacing w:after="0" w:line="240" w:lineRule="auto"/>
        <w:jc w:val="both"/>
        <w:rPr>
          <w:rFonts w:ascii="Arial" w:hAnsi="Arial" w:cs="Arial"/>
        </w:rPr>
      </w:pPr>
      <w:r w:rsidRPr="00597222">
        <w:rPr>
          <w:rFonts w:ascii="Arial" w:hAnsi="Arial" w:cs="Arial"/>
          <w:b/>
          <w:bCs/>
          <w:highlight w:val="yellow"/>
        </w:rPr>
        <w:t>ou seja</w:t>
      </w:r>
      <w:r w:rsidRPr="00597222">
        <w:rPr>
          <w:rFonts w:ascii="Arial" w:hAnsi="Arial" w:cs="Arial"/>
        </w:rPr>
        <w:t xml:space="preserve">, toda vez que </w:t>
      </w:r>
      <w:r w:rsidR="00B55E29" w:rsidRPr="00597222">
        <w:rPr>
          <w:rFonts w:ascii="Arial" w:hAnsi="Arial" w:cs="Arial"/>
        </w:rPr>
        <w:t xml:space="preserve">chagar a hora do remédio ser tomado ele dar este alerta, implementar para que se tiver mais algum </w:t>
      </w:r>
      <w:r w:rsidR="00DF2E6A" w:rsidRPr="00597222">
        <w:rPr>
          <w:rFonts w:ascii="Arial" w:hAnsi="Arial" w:cs="Arial"/>
        </w:rPr>
        <w:t>remédio para ser tomado no mesmo horário o alerta em tela o no whats mostrar todos os daquela hora</w:t>
      </w:r>
      <w:r w:rsidR="001A0B64" w:rsidRPr="00597222">
        <w:rPr>
          <w:rFonts w:ascii="Arial" w:hAnsi="Arial" w:cs="Arial"/>
        </w:rPr>
        <w:t>,</w:t>
      </w:r>
    </w:p>
    <w:p w14:paraId="599F31E3" w14:textId="7D2463E8" w:rsidR="001F6E13" w:rsidRPr="00597222" w:rsidRDefault="001A0B64" w:rsidP="00765466">
      <w:pPr>
        <w:spacing w:after="0" w:line="240" w:lineRule="auto"/>
        <w:jc w:val="both"/>
        <w:rPr>
          <w:rFonts w:ascii="Arial" w:hAnsi="Arial" w:cs="Arial"/>
        </w:rPr>
      </w:pPr>
      <w:r w:rsidRPr="00597222">
        <w:rPr>
          <w:rFonts w:ascii="Arial" w:hAnsi="Arial" w:cs="Arial"/>
          <w:b/>
          <w:bCs/>
          <w:highlight w:val="yellow"/>
        </w:rPr>
        <w:t>temos</w:t>
      </w:r>
      <w:r w:rsidRPr="00597222">
        <w:rPr>
          <w:rFonts w:ascii="Arial" w:hAnsi="Arial" w:cs="Arial"/>
        </w:rPr>
        <w:t xml:space="preserve"> como colocar </w:t>
      </w:r>
      <w:r w:rsidR="00EE01EB" w:rsidRPr="00597222">
        <w:rPr>
          <w:rFonts w:ascii="Arial" w:hAnsi="Arial" w:cs="Arial"/>
        </w:rPr>
        <w:t>quando for em gotas quantas cotas, quando for em comprimidos</w:t>
      </w:r>
      <w:r w:rsidR="00A16BE0" w:rsidRPr="00597222">
        <w:rPr>
          <w:rFonts w:ascii="Arial" w:hAnsi="Arial" w:cs="Arial"/>
        </w:rPr>
        <w:t xml:space="preserve"> quantos comprimidos, e quando for injeção a quantidade de ML e o local da aplicação.</w:t>
      </w:r>
      <w:r w:rsidR="00EE01EB" w:rsidRPr="00597222">
        <w:rPr>
          <w:rFonts w:ascii="Arial" w:hAnsi="Arial" w:cs="Arial"/>
        </w:rPr>
        <w:t xml:space="preserve"> </w:t>
      </w:r>
    </w:p>
    <w:p w14:paraId="5984CA5E" w14:textId="77777777" w:rsidR="00102E44" w:rsidRPr="00597222" w:rsidRDefault="00102E44" w:rsidP="00765466">
      <w:pPr>
        <w:spacing w:after="0" w:line="240" w:lineRule="auto"/>
        <w:jc w:val="both"/>
        <w:rPr>
          <w:rFonts w:ascii="Arial" w:hAnsi="Arial" w:cs="Arial"/>
        </w:rPr>
      </w:pPr>
    </w:p>
    <w:p w14:paraId="03258D3E" w14:textId="579D35AE" w:rsidR="00937C9C" w:rsidRPr="00597222" w:rsidRDefault="00937C9C" w:rsidP="00765466">
      <w:pPr>
        <w:spacing w:after="0" w:line="240" w:lineRule="auto"/>
        <w:jc w:val="both"/>
        <w:rPr>
          <w:rFonts w:ascii="Arial" w:hAnsi="Arial" w:cs="Arial"/>
        </w:rPr>
      </w:pPr>
      <w:r w:rsidRPr="00597222">
        <w:rPr>
          <w:rFonts w:ascii="Arial" w:hAnsi="Arial" w:cs="Arial"/>
        </w:rPr>
        <w:t>========================================================================</w:t>
      </w:r>
    </w:p>
    <w:p w14:paraId="7E6638B9" w14:textId="77777777" w:rsidR="00937C9C" w:rsidRPr="00597222" w:rsidRDefault="00937C9C" w:rsidP="00765466">
      <w:pPr>
        <w:spacing w:after="0" w:line="240" w:lineRule="auto"/>
        <w:jc w:val="both"/>
        <w:rPr>
          <w:rFonts w:ascii="Arial" w:hAnsi="Arial" w:cs="Arial"/>
        </w:rPr>
      </w:pPr>
    </w:p>
    <w:p w14:paraId="77AA6A2F" w14:textId="2DF9B684" w:rsidR="00256701" w:rsidRPr="00597222" w:rsidRDefault="00534992" w:rsidP="00256701">
      <w:pPr>
        <w:spacing w:after="0" w:line="240" w:lineRule="auto"/>
        <w:jc w:val="both"/>
        <w:rPr>
          <w:rFonts w:ascii="Arial" w:hAnsi="Arial" w:cs="Arial"/>
        </w:rPr>
      </w:pPr>
      <w:r w:rsidRPr="00597222">
        <w:rPr>
          <w:rFonts w:ascii="Arial" w:hAnsi="Arial" w:cs="Arial"/>
        </w:rPr>
        <w:t>“</w:t>
      </w:r>
      <w:r w:rsidRPr="00597222">
        <w:rPr>
          <w:rFonts w:ascii="Arial" w:hAnsi="Arial" w:cs="Arial"/>
          <w:b/>
          <w:bCs/>
        </w:rPr>
        <w:t>AGENDAMENTO”</w:t>
      </w:r>
      <w:r w:rsidR="006A1954" w:rsidRPr="00597222">
        <w:rPr>
          <w:rFonts w:ascii="Arial" w:hAnsi="Arial" w:cs="Arial"/>
          <w:b/>
          <w:bCs/>
        </w:rPr>
        <w:t>:</w:t>
      </w:r>
      <w:r w:rsidR="00FD650C" w:rsidRPr="00597222">
        <w:rPr>
          <w:rFonts w:ascii="Arial" w:hAnsi="Arial" w:cs="Arial"/>
        </w:rPr>
        <w:t xml:space="preserve"> </w:t>
      </w:r>
      <w:r w:rsidR="00C7738F" w:rsidRPr="00597222">
        <w:rPr>
          <w:rFonts w:ascii="Arial" w:hAnsi="Arial" w:cs="Arial"/>
        </w:rPr>
        <w:t>cadastrar o agendamento de consulta e exames</w:t>
      </w:r>
      <w:r w:rsidR="003E4AA7" w:rsidRPr="00597222">
        <w:rPr>
          <w:rFonts w:ascii="Arial" w:hAnsi="Arial" w:cs="Arial"/>
        </w:rPr>
        <w:t>, {“Data da Consulta”</w:t>
      </w:r>
      <w:r w:rsidR="00A22337" w:rsidRPr="00597222">
        <w:rPr>
          <w:rFonts w:ascii="Arial" w:hAnsi="Arial" w:cs="Arial"/>
        </w:rPr>
        <w:t>}, {“Horário da Consulta”},</w:t>
      </w:r>
      <w:r w:rsidR="00515225" w:rsidRPr="00597222">
        <w:rPr>
          <w:rFonts w:ascii="Arial" w:hAnsi="Arial" w:cs="Arial"/>
        </w:rPr>
        <w:t xml:space="preserve"> {“Local da Consulta”}</w:t>
      </w:r>
      <w:r w:rsidR="0030355C" w:rsidRPr="00597222">
        <w:rPr>
          <w:rFonts w:ascii="Arial" w:hAnsi="Arial" w:cs="Arial"/>
        </w:rPr>
        <w:t>, {“</w:t>
      </w:r>
      <w:r w:rsidR="008D2B71">
        <w:rPr>
          <w:rFonts w:ascii="Arial" w:hAnsi="Arial" w:cs="Arial"/>
        </w:rPr>
        <w:t>NomeDoProfissional</w:t>
      </w:r>
      <w:r w:rsidR="0030355C" w:rsidRPr="00597222">
        <w:rPr>
          <w:rFonts w:ascii="Arial" w:hAnsi="Arial" w:cs="Arial"/>
        </w:rPr>
        <w:t>”}</w:t>
      </w:r>
      <w:r w:rsidR="00515225" w:rsidRPr="00597222">
        <w:rPr>
          <w:rFonts w:ascii="Arial" w:hAnsi="Arial" w:cs="Arial"/>
        </w:rPr>
        <w:t>,</w:t>
      </w:r>
      <w:r w:rsidR="00530BA5" w:rsidRPr="00597222">
        <w:rPr>
          <w:rFonts w:ascii="Arial" w:hAnsi="Arial" w:cs="Arial"/>
        </w:rPr>
        <w:t xml:space="preserve"> </w:t>
      </w:r>
      <w:r w:rsidR="00A75214" w:rsidRPr="00597222">
        <w:rPr>
          <w:rFonts w:ascii="Arial" w:hAnsi="Arial" w:cs="Arial"/>
        </w:rPr>
        <w:t>utilizar um botão de geolocalização</w:t>
      </w:r>
      <w:r w:rsidR="0090563D" w:rsidRPr="00597222">
        <w:rPr>
          <w:rFonts w:ascii="Arial" w:hAnsi="Arial" w:cs="Arial"/>
        </w:rPr>
        <w:t xml:space="preserve"> para já dar a rota do local para a pessoa.</w:t>
      </w:r>
      <w:r w:rsidR="006A1954" w:rsidRPr="00597222">
        <w:rPr>
          <w:rFonts w:ascii="Arial" w:hAnsi="Arial" w:cs="Arial"/>
        </w:rPr>
        <w:t xml:space="preserve"> </w:t>
      </w:r>
      <w:r w:rsidR="00F313DF" w:rsidRPr="00597222">
        <w:rPr>
          <w:rFonts w:ascii="Arial" w:hAnsi="Arial" w:cs="Arial"/>
          <w:b/>
          <w:bCs/>
        </w:rPr>
        <w:t>Importante</w:t>
      </w:r>
      <w:r w:rsidR="00F313DF" w:rsidRPr="00597222">
        <w:rPr>
          <w:rFonts w:ascii="Arial" w:hAnsi="Arial" w:cs="Arial"/>
        </w:rPr>
        <w:t>: {“solicitar ao usuário na hora do cadastro a liberação para integração api de geolocalização para que o APP - {"</w:t>
      </w:r>
      <w:r w:rsidR="001E5F2F" w:rsidRPr="00597222">
        <w:rPr>
          <w:rFonts w:ascii="Arial" w:hAnsi="Arial" w:cs="Arial"/>
        </w:rPr>
        <w:t>SaúdeCicloDaVida</w:t>
      </w:r>
      <w:r w:rsidR="00F313DF" w:rsidRPr="00597222">
        <w:rPr>
          <w:rFonts w:ascii="Arial" w:hAnsi="Arial" w:cs="Arial"/>
        </w:rPr>
        <w:t>"}, para que possamos integrá-lo ao APP - {"</w:t>
      </w:r>
      <w:r w:rsidR="001E5F2F" w:rsidRPr="00597222">
        <w:rPr>
          <w:rFonts w:ascii="Arial" w:hAnsi="Arial" w:cs="Arial"/>
        </w:rPr>
        <w:t>SaúdeCicloDaVida</w:t>
      </w:r>
      <w:r w:rsidR="00F313DF" w:rsidRPr="00597222">
        <w:rPr>
          <w:rFonts w:ascii="Arial" w:hAnsi="Arial" w:cs="Arial"/>
        </w:rPr>
        <w:t>"}”}.</w:t>
      </w:r>
      <w:r w:rsidR="00256701" w:rsidRPr="00597222">
        <w:rPr>
          <w:rFonts w:ascii="Arial" w:hAnsi="Arial" w:cs="Arial"/>
        </w:rPr>
        <w:t xml:space="preserve"> Botão pedindo para adicionar o médico, vinculado {“Cadastro Gerais”}, banco de dados {“</w:t>
      </w:r>
      <w:r w:rsidR="008D2B71">
        <w:rPr>
          <w:rFonts w:ascii="Arial" w:hAnsi="Arial" w:cs="Arial"/>
        </w:rPr>
        <w:t>NomeDoProfissional</w:t>
      </w:r>
      <w:r w:rsidR="00256701" w:rsidRPr="00597222">
        <w:rPr>
          <w:rFonts w:ascii="Arial" w:hAnsi="Arial" w:cs="Arial"/>
        </w:rPr>
        <w:t>”},</w:t>
      </w:r>
    </w:p>
    <w:p w14:paraId="204EA7FF" w14:textId="6C8A9E1F" w:rsidR="00D043FB" w:rsidRPr="00597222" w:rsidRDefault="00061DBD" w:rsidP="00256701">
      <w:pPr>
        <w:spacing w:after="0" w:line="240" w:lineRule="auto"/>
        <w:jc w:val="both"/>
        <w:rPr>
          <w:rFonts w:ascii="Arial" w:hAnsi="Arial" w:cs="Arial"/>
        </w:rPr>
      </w:pPr>
      <w:r w:rsidRPr="00597222">
        <w:rPr>
          <w:rFonts w:ascii="Arial" w:hAnsi="Arial" w:cs="Arial"/>
          <w:b/>
          <w:bCs/>
          <w:highlight w:val="yellow"/>
        </w:rPr>
        <w:t>Dizer qual a especialidade</w:t>
      </w:r>
      <w:r w:rsidRPr="00597222">
        <w:rPr>
          <w:rFonts w:ascii="Arial" w:hAnsi="Arial" w:cs="Arial"/>
        </w:rPr>
        <w:t xml:space="preserve">, </w:t>
      </w:r>
      <w:r w:rsidR="00B844B6" w:rsidRPr="00597222">
        <w:rPr>
          <w:rFonts w:ascii="Arial" w:hAnsi="Arial" w:cs="Arial"/>
        </w:rPr>
        <w:t>fazer um</w:t>
      </w:r>
      <w:r w:rsidR="0017437D" w:rsidRPr="00597222">
        <w:rPr>
          <w:rFonts w:ascii="Arial" w:hAnsi="Arial" w:cs="Arial"/>
        </w:rPr>
        <w:t xml:space="preserve"> </w:t>
      </w:r>
      <w:r w:rsidR="00B844B6" w:rsidRPr="00597222">
        <w:rPr>
          <w:rFonts w:ascii="Arial" w:hAnsi="Arial" w:cs="Arial"/>
        </w:rPr>
        <w:t>alerta</w:t>
      </w:r>
      <w:r w:rsidR="0017437D" w:rsidRPr="00597222">
        <w:rPr>
          <w:rFonts w:ascii="Arial" w:hAnsi="Arial" w:cs="Arial"/>
        </w:rPr>
        <w:t xml:space="preserve"> perguntando </w:t>
      </w:r>
      <w:r w:rsidR="00B844B6" w:rsidRPr="00597222">
        <w:rPr>
          <w:rFonts w:ascii="Arial" w:hAnsi="Arial" w:cs="Arial"/>
        </w:rPr>
        <w:t>sobre ter que levar</w:t>
      </w:r>
      <w:r w:rsidR="0017437D" w:rsidRPr="00597222">
        <w:rPr>
          <w:rFonts w:ascii="Arial" w:hAnsi="Arial" w:cs="Arial"/>
        </w:rPr>
        <w:t xml:space="preserve"> ou não </w:t>
      </w:r>
      <w:r w:rsidR="00B844B6" w:rsidRPr="00597222">
        <w:rPr>
          <w:rFonts w:ascii="Arial" w:hAnsi="Arial" w:cs="Arial"/>
        </w:rPr>
        <w:t>exames</w:t>
      </w:r>
      <w:r w:rsidR="0017437D" w:rsidRPr="00597222">
        <w:rPr>
          <w:rFonts w:ascii="Arial" w:hAnsi="Arial" w:cs="Arial"/>
        </w:rPr>
        <w:t xml:space="preserve">, ou </w:t>
      </w:r>
      <w:r w:rsidR="00B844B6" w:rsidRPr="00597222">
        <w:rPr>
          <w:rFonts w:ascii="Arial" w:hAnsi="Arial" w:cs="Arial"/>
        </w:rPr>
        <w:t>retirar</w:t>
      </w:r>
      <w:r w:rsidR="0017437D" w:rsidRPr="00597222">
        <w:rPr>
          <w:rFonts w:ascii="Arial" w:hAnsi="Arial" w:cs="Arial"/>
        </w:rPr>
        <w:t xml:space="preserve"> ou não </w:t>
      </w:r>
      <w:r w:rsidR="00B844B6" w:rsidRPr="00597222">
        <w:rPr>
          <w:rFonts w:ascii="Arial" w:hAnsi="Arial" w:cs="Arial"/>
        </w:rPr>
        <w:t>exames</w:t>
      </w:r>
      <w:r w:rsidR="00116029" w:rsidRPr="00597222">
        <w:rPr>
          <w:rFonts w:ascii="Arial" w:hAnsi="Arial" w:cs="Arial"/>
        </w:rPr>
        <w:t xml:space="preserve">, </w:t>
      </w:r>
      <w:r w:rsidR="00B844B6" w:rsidRPr="00597222">
        <w:rPr>
          <w:rFonts w:ascii="Arial" w:hAnsi="Arial" w:cs="Arial"/>
        </w:rPr>
        <w:t>para serem apresentados ao médico</w:t>
      </w:r>
      <w:r w:rsidR="00C55711" w:rsidRPr="00597222">
        <w:rPr>
          <w:rFonts w:ascii="Arial" w:hAnsi="Arial" w:cs="Arial"/>
        </w:rPr>
        <w:t>.</w:t>
      </w:r>
    </w:p>
    <w:p w14:paraId="54C7F881" w14:textId="024E2F4B" w:rsidR="00A03F09" w:rsidRPr="00597222" w:rsidRDefault="00D043FB" w:rsidP="00765466">
      <w:pPr>
        <w:spacing w:after="0" w:line="240" w:lineRule="auto"/>
        <w:jc w:val="both"/>
        <w:rPr>
          <w:rFonts w:ascii="Arial" w:hAnsi="Arial" w:cs="Arial"/>
        </w:rPr>
      </w:pPr>
      <w:r w:rsidRPr="00597222">
        <w:rPr>
          <w:rFonts w:ascii="Arial" w:hAnsi="Arial" w:cs="Arial"/>
          <w:b/>
          <w:bCs/>
        </w:rPr>
        <w:t>Informa</w:t>
      </w:r>
      <w:r w:rsidR="00D06825" w:rsidRPr="00597222">
        <w:rPr>
          <w:rFonts w:ascii="Arial" w:hAnsi="Arial" w:cs="Arial"/>
          <w:b/>
          <w:bCs/>
        </w:rPr>
        <w:t>r a especialidade</w:t>
      </w:r>
      <w:r w:rsidR="00D06825" w:rsidRPr="00597222">
        <w:rPr>
          <w:rFonts w:ascii="Arial" w:hAnsi="Arial" w:cs="Arial"/>
        </w:rPr>
        <w:t xml:space="preserve"> referente ao exame, ou consulta,</w:t>
      </w:r>
      <w:r w:rsidR="00C55711" w:rsidRPr="00597222">
        <w:rPr>
          <w:rFonts w:ascii="Arial" w:hAnsi="Arial" w:cs="Arial"/>
        </w:rPr>
        <w:t xml:space="preserve"> tod</w:t>
      </w:r>
      <w:r w:rsidR="00227A59" w:rsidRPr="00597222">
        <w:rPr>
          <w:rFonts w:ascii="Arial" w:hAnsi="Arial" w:cs="Arial"/>
        </w:rPr>
        <w:t xml:space="preserve">a </w:t>
      </w:r>
      <w:r w:rsidR="00C55711" w:rsidRPr="00597222">
        <w:rPr>
          <w:rFonts w:ascii="Arial" w:hAnsi="Arial" w:cs="Arial"/>
        </w:rPr>
        <w:t xml:space="preserve">vez que for fazer um </w:t>
      </w:r>
      <w:r w:rsidR="00227A59" w:rsidRPr="00597222">
        <w:rPr>
          <w:rFonts w:ascii="Arial" w:hAnsi="Arial" w:cs="Arial"/>
        </w:rPr>
        <w:t>“</w:t>
      </w:r>
      <w:r w:rsidR="00227A59" w:rsidRPr="00597222">
        <w:rPr>
          <w:rFonts w:ascii="Arial" w:hAnsi="Arial" w:cs="Arial"/>
          <w:b/>
          <w:bCs/>
        </w:rPr>
        <w:t>AGENDAMENTO”</w:t>
      </w:r>
      <w:r w:rsidR="000F5CDB" w:rsidRPr="00597222">
        <w:rPr>
          <w:rFonts w:ascii="Arial" w:hAnsi="Arial" w:cs="Arial"/>
        </w:rPr>
        <w:t xml:space="preserve">, </w:t>
      </w:r>
      <w:r w:rsidR="00C55711" w:rsidRPr="00597222">
        <w:rPr>
          <w:rFonts w:ascii="Arial" w:hAnsi="Arial" w:cs="Arial"/>
        </w:rPr>
        <w:t>acresce</w:t>
      </w:r>
      <w:r w:rsidR="00227A59" w:rsidRPr="00597222">
        <w:rPr>
          <w:rFonts w:ascii="Arial" w:hAnsi="Arial" w:cs="Arial"/>
        </w:rPr>
        <w:t>ntar</w:t>
      </w:r>
      <w:r w:rsidR="000F5CDB" w:rsidRPr="00597222">
        <w:rPr>
          <w:rFonts w:ascii="Arial" w:hAnsi="Arial" w:cs="Arial"/>
        </w:rPr>
        <w:t xml:space="preserve"> a especialidade, com base no cadastro de especialidades</w:t>
      </w:r>
      <w:r w:rsidR="00831F6A" w:rsidRPr="00597222">
        <w:rPr>
          <w:rFonts w:ascii="Arial" w:hAnsi="Arial" w:cs="Arial"/>
        </w:rPr>
        <w:t xml:space="preserve"> do banco de dados {“</w:t>
      </w:r>
      <w:r w:rsidR="00831F6A" w:rsidRPr="00597222">
        <w:rPr>
          <w:rFonts w:ascii="Arial" w:hAnsi="Arial" w:cs="Arial"/>
          <w:b/>
          <w:bCs/>
        </w:rPr>
        <w:t>NomeDaEspecialidades</w:t>
      </w:r>
      <w:r w:rsidR="00831F6A" w:rsidRPr="00597222">
        <w:rPr>
          <w:rFonts w:ascii="Arial" w:hAnsi="Arial" w:cs="Arial"/>
        </w:rPr>
        <w:t>: teremos dois campos chamados {</w:t>
      </w:r>
      <w:r w:rsidR="00831F6A" w:rsidRPr="00597222">
        <w:rPr>
          <w:rFonts w:ascii="Arial" w:hAnsi="Arial" w:cs="Arial"/>
          <w:b/>
          <w:bCs/>
        </w:rPr>
        <w:t>“Especialidades”</w:t>
      </w:r>
      <w:r w:rsidR="00831F6A" w:rsidRPr="00597222">
        <w:rPr>
          <w:rFonts w:ascii="Arial" w:hAnsi="Arial" w:cs="Arial"/>
        </w:rPr>
        <w:t>}, e</w:t>
      </w:r>
      <w:r w:rsidR="004651FC" w:rsidRPr="00597222">
        <w:rPr>
          <w:rFonts w:ascii="Arial" w:hAnsi="Arial" w:cs="Arial"/>
        </w:rPr>
        <w:t xml:space="preserve"> </w:t>
      </w:r>
      <w:r w:rsidR="00831F6A" w:rsidRPr="00597222">
        <w:rPr>
          <w:rFonts w:ascii="Arial" w:hAnsi="Arial" w:cs="Arial"/>
        </w:rPr>
        <w:t>{</w:t>
      </w:r>
      <w:r w:rsidR="00831F6A" w:rsidRPr="00597222">
        <w:rPr>
          <w:rFonts w:ascii="Arial" w:hAnsi="Arial" w:cs="Arial"/>
          <w:b/>
          <w:bCs/>
        </w:rPr>
        <w:t>“DescriçãoEspecialidades”</w:t>
      </w:r>
      <w:r w:rsidR="00831F6A" w:rsidRPr="00597222">
        <w:rPr>
          <w:rFonts w:ascii="Arial" w:hAnsi="Arial" w:cs="Arial"/>
        </w:rPr>
        <w:t>}”}</w:t>
      </w:r>
    </w:p>
    <w:p w14:paraId="77FFB679" w14:textId="188D1CCB" w:rsidR="00A03F09" w:rsidRPr="00597222" w:rsidRDefault="00BF1142" w:rsidP="00765466">
      <w:pPr>
        <w:spacing w:after="0" w:line="240" w:lineRule="auto"/>
        <w:jc w:val="both"/>
        <w:rPr>
          <w:rFonts w:ascii="Arial" w:hAnsi="Arial" w:cs="Arial"/>
        </w:rPr>
      </w:pPr>
      <w:r w:rsidRPr="00597222">
        <w:rPr>
          <w:rFonts w:ascii="Arial" w:hAnsi="Arial" w:cs="Arial"/>
          <w:b/>
          <w:bCs/>
          <w:highlight w:val="yellow"/>
        </w:rPr>
        <w:t>N</w:t>
      </w:r>
      <w:r w:rsidR="00BF1AD4" w:rsidRPr="00597222">
        <w:rPr>
          <w:rFonts w:ascii="Arial" w:hAnsi="Arial" w:cs="Arial"/>
          <w:b/>
          <w:bCs/>
          <w:highlight w:val="yellow"/>
        </w:rPr>
        <w:t>ão precisa aparecer a descrição</w:t>
      </w:r>
      <w:r w:rsidR="00BF1AD4" w:rsidRPr="00597222">
        <w:rPr>
          <w:rFonts w:ascii="Arial" w:hAnsi="Arial" w:cs="Arial"/>
        </w:rPr>
        <w:t xml:space="preserve"> somente um botão </w:t>
      </w:r>
      <w:r w:rsidR="00B851DB" w:rsidRPr="00597222">
        <w:rPr>
          <w:rFonts w:ascii="Arial" w:hAnsi="Arial" w:cs="Arial"/>
        </w:rPr>
        <w:t>ao lado da especialidade</w:t>
      </w:r>
      <w:r w:rsidR="0052456E" w:rsidRPr="00597222">
        <w:rPr>
          <w:rFonts w:ascii="Arial" w:hAnsi="Arial" w:cs="Arial"/>
        </w:rPr>
        <w:t xml:space="preserve"> cadastrada e listada</w:t>
      </w:r>
      <w:r w:rsidR="009D51D9" w:rsidRPr="00597222">
        <w:rPr>
          <w:rFonts w:ascii="Arial" w:hAnsi="Arial" w:cs="Arial"/>
        </w:rPr>
        <w:t xml:space="preserve"> </w:t>
      </w:r>
      <w:r w:rsidR="00B851DB" w:rsidRPr="00597222">
        <w:rPr>
          <w:rFonts w:ascii="Arial" w:hAnsi="Arial" w:cs="Arial"/>
        </w:rPr>
        <w:t>dizend</w:t>
      </w:r>
      <w:r w:rsidR="00EC4D3B" w:rsidRPr="00597222">
        <w:rPr>
          <w:rFonts w:ascii="Arial" w:hAnsi="Arial" w:cs="Arial"/>
        </w:rPr>
        <w:t xml:space="preserve">o {“sabia mais”}, ao apertar este botão o </w:t>
      </w:r>
      <w:r w:rsidR="00C56792" w:rsidRPr="00597222">
        <w:rPr>
          <w:rFonts w:ascii="Arial" w:hAnsi="Arial" w:cs="Arial"/>
        </w:rPr>
        <w:t>paciente</w:t>
      </w:r>
      <w:r w:rsidR="00EC4D3B" w:rsidRPr="00597222">
        <w:rPr>
          <w:rFonts w:ascii="Arial" w:hAnsi="Arial" w:cs="Arial"/>
        </w:rPr>
        <w:t xml:space="preserve"> terá um</w:t>
      </w:r>
      <w:r w:rsidR="00C56792" w:rsidRPr="00597222">
        <w:rPr>
          <w:rFonts w:ascii="Arial" w:hAnsi="Arial" w:cs="Arial"/>
        </w:rPr>
        <w:t xml:space="preserve">a </w:t>
      </w:r>
      <w:r w:rsidR="00EC4D3B" w:rsidRPr="00597222">
        <w:rPr>
          <w:rFonts w:ascii="Arial" w:hAnsi="Arial" w:cs="Arial"/>
        </w:rPr>
        <w:t>brev</w:t>
      </w:r>
      <w:r w:rsidR="00C56792" w:rsidRPr="00597222">
        <w:rPr>
          <w:rFonts w:ascii="Arial" w:hAnsi="Arial" w:cs="Arial"/>
        </w:rPr>
        <w:t xml:space="preserve">e descrição referente a especialidades com base </w:t>
      </w:r>
      <w:r w:rsidR="00ED674C" w:rsidRPr="00597222">
        <w:rPr>
          <w:rFonts w:ascii="Arial" w:hAnsi="Arial" w:cs="Arial"/>
        </w:rPr>
        <w:t>no banco de dados</w:t>
      </w:r>
      <w:r w:rsidR="00A145A4" w:rsidRPr="00597222">
        <w:rPr>
          <w:rFonts w:ascii="Arial" w:hAnsi="Arial" w:cs="Arial"/>
        </w:rPr>
        <w:t xml:space="preserve"> </w:t>
      </w:r>
      <w:r w:rsidR="00ED674C" w:rsidRPr="00597222">
        <w:rPr>
          <w:rFonts w:ascii="Arial" w:hAnsi="Arial" w:cs="Arial"/>
        </w:rPr>
        <w:t>{“</w:t>
      </w:r>
      <w:r w:rsidR="00ED674C" w:rsidRPr="00597222">
        <w:rPr>
          <w:rFonts w:ascii="Arial" w:hAnsi="Arial" w:cs="Arial"/>
          <w:b/>
          <w:bCs/>
        </w:rPr>
        <w:t>NomeDaEspecialidades</w:t>
      </w:r>
      <w:r w:rsidR="00ED674C" w:rsidRPr="00597222">
        <w:rPr>
          <w:rFonts w:ascii="Arial" w:hAnsi="Arial" w:cs="Arial"/>
        </w:rPr>
        <w:t>: campo {</w:t>
      </w:r>
      <w:r w:rsidR="00ED674C" w:rsidRPr="00597222">
        <w:rPr>
          <w:rFonts w:ascii="Arial" w:hAnsi="Arial" w:cs="Arial"/>
          <w:b/>
          <w:bCs/>
        </w:rPr>
        <w:t>“</w:t>
      </w:r>
      <w:r w:rsidR="00840C11" w:rsidRPr="00597222">
        <w:rPr>
          <w:rFonts w:ascii="Arial" w:hAnsi="Arial" w:cs="Arial"/>
          <w:b/>
          <w:bCs/>
        </w:rPr>
        <w:t>DescriçãoEspecialidades</w:t>
      </w:r>
      <w:r w:rsidR="00ED674C" w:rsidRPr="00597222">
        <w:rPr>
          <w:rFonts w:ascii="Arial" w:hAnsi="Arial" w:cs="Arial"/>
          <w:b/>
          <w:bCs/>
        </w:rPr>
        <w:t>”</w:t>
      </w:r>
      <w:r w:rsidR="00ED674C" w:rsidRPr="00597222">
        <w:rPr>
          <w:rFonts w:ascii="Arial" w:hAnsi="Arial" w:cs="Arial"/>
        </w:rPr>
        <w:t>}.</w:t>
      </w:r>
    </w:p>
    <w:p w14:paraId="2911464B" w14:textId="3A25DFD2" w:rsidR="00E267B6" w:rsidRPr="00597222" w:rsidRDefault="00E267B6" w:rsidP="00765466">
      <w:pPr>
        <w:spacing w:after="0" w:line="240" w:lineRule="auto"/>
        <w:jc w:val="both"/>
        <w:rPr>
          <w:rFonts w:ascii="Arial" w:hAnsi="Arial" w:cs="Arial"/>
        </w:rPr>
      </w:pPr>
      <w:r w:rsidRPr="00597222">
        <w:rPr>
          <w:rFonts w:ascii="Arial" w:hAnsi="Arial" w:cs="Arial"/>
        </w:rPr>
        <w:t>Status: realizado / pendente / cancelado</w:t>
      </w:r>
    </w:p>
    <w:p w14:paraId="3F7E2E68" w14:textId="77777777" w:rsidR="00E267B6" w:rsidRPr="00597222" w:rsidRDefault="00E267B6" w:rsidP="00765466">
      <w:pPr>
        <w:spacing w:after="0" w:line="240" w:lineRule="auto"/>
        <w:jc w:val="both"/>
        <w:rPr>
          <w:rFonts w:ascii="Arial" w:hAnsi="Arial" w:cs="Arial"/>
        </w:rPr>
      </w:pPr>
    </w:p>
    <w:p w14:paraId="3E13AB80" w14:textId="69334C7D" w:rsidR="00B44EF7" w:rsidRPr="00597222" w:rsidRDefault="00B44EF7" w:rsidP="00441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rPr>
      </w:pPr>
      <w:r w:rsidRPr="00597222">
        <w:rPr>
          <w:rFonts w:ascii="Arial" w:hAnsi="Arial" w:cs="Arial"/>
          <w:b/>
          <w:bCs/>
          <w:highlight w:val="yellow"/>
        </w:rPr>
        <w:t>Na hora que estou fazendo</w:t>
      </w:r>
      <w:r w:rsidR="00970E3C" w:rsidRPr="00597222">
        <w:rPr>
          <w:rFonts w:ascii="Arial" w:hAnsi="Arial" w:cs="Arial"/>
          <w:b/>
          <w:bCs/>
          <w:highlight w:val="yellow"/>
        </w:rPr>
        <w:t xml:space="preserve"> o “AGENDAMENTO”</w:t>
      </w:r>
      <w:r w:rsidR="00970E3C" w:rsidRPr="00597222">
        <w:rPr>
          <w:rFonts w:ascii="Arial" w:hAnsi="Arial" w:cs="Arial"/>
          <w:b/>
          <w:bCs/>
        </w:rPr>
        <w:t xml:space="preserve"> </w:t>
      </w:r>
      <w:r w:rsidRPr="00597222">
        <w:rPr>
          <w:rFonts w:ascii="Arial" w:hAnsi="Arial" w:cs="Arial"/>
        </w:rPr>
        <w:t>{“tanto para exame como para consulta”}, posso cadastrar as informações em {“</w:t>
      </w:r>
      <w:r w:rsidRPr="00597222">
        <w:rPr>
          <w:rFonts w:ascii="Segoe UI Emoji" w:hAnsi="Segoe UI Emoji" w:cs="Segoe UI Emoji"/>
        </w:rPr>
        <w:t>🏥</w:t>
      </w:r>
      <w:r w:rsidRPr="00597222">
        <w:rPr>
          <w:rFonts w:ascii="Arial" w:hAnsi="Arial" w:cs="Arial"/>
        </w:rPr>
        <w:t xml:space="preserve"> Gerenciar Locais de Atendimento”}, dentro do modulo agendamento, ou seja, comecei fazer meu agendamento mais ainda não cadastrei o endereço do {“exame, ou consulta”}, tenho como</w:t>
      </w:r>
      <w:r w:rsidR="002D14F2" w:rsidRPr="00597222">
        <w:rPr>
          <w:rFonts w:ascii="Arial" w:hAnsi="Arial" w:cs="Arial"/>
        </w:rPr>
        <w:t xml:space="preserve"> este </w:t>
      </w:r>
      <w:r w:rsidRPr="00597222">
        <w:rPr>
          <w:rFonts w:ascii="Arial" w:hAnsi="Arial" w:cs="Arial"/>
        </w:rPr>
        <w:t>cadastro de dentro</w:t>
      </w:r>
      <w:r w:rsidR="009C28C2" w:rsidRPr="00597222">
        <w:rPr>
          <w:rFonts w:ascii="Arial" w:hAnsi="Arial" w:cs="Arial"/>
        </w:rPr>
        <w:t xml:space="preserve"> estando dentro do m</w:t>
      </w:r>
      <w:r w:rsidR="002D14F2" w:rsidRPr="00597222">
        <w:rPr>
          <w:rFonts w:ascii="Arial" w:hAnsi="Arial" w:cs="Arial"/>
        </w:rPr>
        <w:t>o</w:t>
      </w:r>
      <w:r w:rsidR="009C28C2" w:rsidRPr="00597222">
        <w:rPr>
          <w:rFonts w:ascii="Arial" w:hAnsi="Arial" w:cs="Arial"/>
        </w:rPr>
        <w:t>dulo “</w:t>
      </w:r>
      <w:r w:rsidR="009C28C2" w:rsidRPr="00597222">
        <w:rPr>
          <w:rFonts w:ascii="Arial" w:hAnsi="Arial" w:cs="Arial"/>
          <w:b/>
          <w:bCs/>
        </w:rPr>
        <w:t>AGENDAMENTO”.</w:t>
      </w:r>
    </w:p>
    <w:p w14:paraId="55BF0B81" w14:textId="77777777" w:rsidR="00441700" w:rsidRPr="00597222" w:rsidRDefault="00441700" w:rsidP="00441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rPr>
      </w:pPr>
    </w:p>
    <w:p w14:paraId="4E66B419" w14:textId="2E8CABCA" w:rsidR="00441700" w:rsidRPr="00597222" w:rsidRDefault="00441700" w:rsidP="00441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hAnsi="Arial" w:cs="Arial"/>
        </w:rPr>
      </w:pPr>
      <w:r w:rsidRPr="00597222">
        <w:rPr>
          <w:rFonts w:ascii="Arial" w:hAnsi="Arial" w:cs="Arial"/>
        </w:rPr>
        <w:t>Implementar estas informações: Possibilidade de impressão ou envio por e-mail?</w:t>
      </w:r>
      <w:r w:rsidR="00A80530" w:rsidRPr="00597222">
        <w:rPr>
          <w:rFonts w:ascii="Arial" w:hAnsi="Arial" w:cs="Arial"/>
        </w:rPr>
        <w:t xml:space="preserve"> A funcionalidade de </w:t>
      </w:r>
      <w:r w:rsidR="00A80530" w:rsidRPr="00597222">
        <w:rPr>
          <w:rFonts w:ascii="Arial" w:hAnsi="Arial" w:cs="Arial"/>
          <w:b/>
          <w:bCs/>
        </w:rPr>
        <w:t>impressão e envio por e-mail</w:t>
      </w:r>
      <w:r w:rsidR="00A80530" w:rsidRPr="00597222">
        <w:rPr>
          <w:rFonts w:ascii="Arial" w:hAnsi="Arial" w:cs="Arial"/>
        </w:rPr>
        <w:t xml:space="preserve"> será integrada aos módulos que geram relatórios e documentos no app </w:t>
      </w:r>
      <w:r w:rsidR="00A80530" w:rsidRPr="00597222">
        <w:rPr>
          <w:rFonts w:ascii="Arial" w:hAnsi="Arial" w:cs="Arial"/>
          <w:b/>
          <w:bCs/>
        </w:rPr>
        <w:t>Saúde Ciclo da Vida</w:t>
      </w:r>
      <w:r w:rsidR="00A80530" w:rsidRPr="00597222">
        <w:rPr>
          <w:rFonts w:ascii="Arial" w:hAnsi="Arial" w:cs="Arial"/>
        </w:rPr>
        <w:t>, garantindo praticidade e compartilhamento seguro das informações.</w:t>
      </w:r>
    </w:p>
    <w:p w14:paraId="0EAE182B" w14:textId="77777777" w:rsidR="00B44EF7" w:rsidRPr="00597222" w:rsidRDefault="00B44EF7" w:rsidP="00765466">
      <w:pPr>
        <w:spacing w:after="0" w:line="240" w:lineRule="auto"/>
        <w:jc w:val="both"/>
        <w:rPr>
          <w:rFonts w:ascii="Arial" w:hAnsi="Arial" w:cs="Arial"/>
        </w:rPr>
      </w:pPr>
    </w:p>
    <w:p w14:paraId="4488D714" w14:textId="77777777" w:rsidR="00A83E34" w:rsidRPr="00747C29" w:rsidRDefault="00A83E34" w:rsidP="00A83E34">
      <w:pPr>
        <w:spacing w:after="0" w:line="240" w:lineRule="auto"/>
        <w:jc w:val="both"/>
        <w:rPr>
          <w:rFonts w:ascii="Arial" w:hAnsi="Arial" w:cs="Arial"/>
          <w:b/>
          <w:bCs/>
        </w:rPr>
      </w:pPr>
      <w:r w:rsidRPr="00747C29">
        <w:rPr>
          <w:rFonts w:ascii="Segoe UI Emoji" w:hAnsi="Segoe UI Emoji" w:cs="Segoe UI Emoji"/>
          <w:b/>
          <w:bCs/>
        </w:rPr>
        <w:t>✅</w:t>
      </w:r>
      <w:r w:rsidRPr="00747C29">
        <w:rPr>
          <w:rFonts w:ascii="Arial" w:hAnsi="Arial" w:cs="Arial"/>
          <w:b/>
          <w:bCs/>
        </w:rPr>
        <w:t xml:space="preserve"> Inclusão do Item “Tratamento” na Categoria de Agendamento</w:t>
      </w:r>
    </w:p>
    <w:p w14:paraId="50AFF740" w14:textId="77777777" w:rsidR="00A83E34" w:rsidRPr="00747C29" w:rsidRDefault="00A83E34" w:rsidP="00A83E34">
      <w:pPr>
        <w:spacing w:after="0" w:line="240" w:lineRule="auto"/>
        <w:jc w:val="both"/>
        <w:rPr>
          <w:rFonts w:ascii="Arial" w:hAnsi="Arial" w:cs="Arial"/>
          <w:b/>
          <w:bCs/>
        </w:rPr>
      </w:pPr>
      <w:r w:rsidRPr="00747C29">
        <w:rPr>
          <w:rFonts w:ascii="Segoe UI Emoji" w:hAnsi="Segoe UI Emoji" w:cs="Segoe UI Emoji"/>
          <w:b/>
          <w:bCs/>
        </w:rPr>
        <w:t>🔹</w:t>
      </w:r>
      <w:r w:rsidRPr="00747C29">
        <w:rPr>
          <w:rFonts w:ascii="Arial" w:hAnsi="Arial" w:cs="Arial"/>
          <w:b/>
          <w:bCs/>
        </w:rPr>
        <w:t xml:space="preserve"> 1. Cadastro de Agendamento</w:t>
      </w:r>
    </w:p>
    <w:p w14:paraId="09AD3C0D" w14:textId="77777777" w:rsidR="00A83E34" w:rsidRPr="00747C29" w:rsidRDefault="00A83E34" w:rsidP="00A83E34">
      <w:pPr>
        <w:spacing w:after="0" w:line="240" w:lineRule="auto"/>
        <w:jc w:val="both"/>
        <w:rPr>
          <w:rFonts w:ascii="Arial" w:hAnsi="Arial" w:cs="Arial"/>
        </w:rPr>
      </w:pPr>
      <w:r w:rsidRPr="00747C29">
        <w:rPr>
          <w:rFonts w:ascii="Arial" w:hAnsi="Arial" w:cs="Arial"/>
          <w:b/>
          <w:bCs/>
        </w:rPr>
        <w:t>Novo Tipo de Atendimento</w:t>
      </w:r>
      <w:r w:rsidRPr="00747C29">
        <w:rPr>
          <w:rFonts w:ascii="Arial" w:hAnsi="Arial" w:cs="Arial"/>
        </w:rPr>
        <w:t>:</w:t>
      </w:r>
    </w:p>
    <w:p w14:paraId="55E5847B" w14:textId="77777777" w:rsidR="00A83E34" w:rsidRPr="00747C29" w:rsidRDefault="00A83E34" w:rsidP="00083F26">
      <w:pPr>
        <w:numPr>
          <w:ilvl w:val="0"/>
          <w:numId w:val="80"/>
        </w:numPr>
        <w:spacing w:after="0" w:line="240" w:lineRule="auto"/>
        <w:jc w:val="both"/>
        <w:rPr>
          <w:rFonts w:ascii="Arial" w:hAnsi="Arial" w:cs="Arial"/>
        </w:rPr>
      </w:pPr>
      <w:r w:rsidRPr="00747C29">
        <w:rPr>
          <w:rFonts w:ascii="Arial" w:hAnsi="Arial" w:cs="Arial"/>
        </w:rPr>
        <w:t>Consulta</w:t>
      </w:r>
    </w:p>
    <w:p w14:paraId="611840A4" w14:textId="77777777" w:rsidR="00A83E34" w:rsidRPr="00747C29" w:rsidRDefault="00A83E34" w:rsidP="00083F26">
      <w:pPr>
        <w:numPr>
          <w:ilvl w:val="0"/>
          <w:numId w:val="80"/>
        </w:numPr>
        <w:spacing w:after="0" w:line="240" w:lineRule="auto"/>
        <w:jc w:val="both"/>
        <w:rPr>
          <w:rFonts w:ascii="Arial" w:hAnsi="Arial" w:cs="Arial"/>
        </w:rPr>
      </w:pPr>
      <w:r w:rsidRPr="00747C29">
        <w:rPr>
          <w:rFonts w:ascii="Arial" w:hAnsi="Arial" w:cs="Arial"/>
        </w:rPr>
        <w:t>Exame</w:t>
      </w:r>
    </w:p>
    <w:p w14:paraId="7A74CB3C" w14:textId="77777777" w:rsidR="00A83E34" w:rsidRPr="00747C29" w:rsidRDefault="00A83E34" w:rsidP="00083F26">
      <w:pPr>
        <w:numPr>
          <w:ilvl w:val="0"/>
          <w:numId w:val="80"/>
        </w:numPr>
        <w:spacing w:after="0" w:line="240" w:lineRule="auto"/>
        <w:jc w:val="both"/>
        <w:rPr>
          <w:rFonts w:ascii="Arial" w:hAnsi="Arial" w:cs="Arial"/>
        </w:rPr>
      </w:pPr>
      <w:r w:rsidRPr="00747C29">
        <w:rPr>
          <w:rFonts w:ascii="Arial" w:hAnsi="Arial" w:cs="Arial"/>
        </w:rPr>
        <w:t>Procedimento</w:t>
      </w:r>
    </w:p>
    <w:p w14:paraId="6DA5C012" w14:textId="77777777" w:rsidR="00A83E34" w:rsidRPr="00747C29" w:rsidRDefault="00A83E34" w:rsidP="00083F26">
      <w:pPr>
        <w:numPr>
          <w:ilvl w:val="0"/>
          <w:numId w:val="80"/>
        </w:numPr>
        <w:spacing w:after="0" w:line="240" w:lineRule="auto"/>
        <w:jc w:val="both"/>
        <w:rPr>
          <w:rFonts w:ascii="Arial" w:hAnsi="Arial" w:cs="Arial"/>
        </w:rPr>
      </w:pPr>
      <w:r w:rsidRPr="00747C29">
        <w:rPr>
          <w:rFonts w:ascii="Arial" w:hAnsi="Arial" w:cs="Arial"/>
          <w:b/>
          <w:bCs/>
        </w:rPr>
        <w:t>Tratamento</w:t>
      </w:r>
      <w:r w:rsidRPr="00747C29">
        <w:rPr>
          <w:rFonts w:ascii="Arial" w:hAnsi="Arial" w:cs="Arial"/>
        </w:rPr>
        <w:t xml:space="preserve"> </w:t>
      </w:r>
      <w:r w:rsidRPr="00747C29">
        <w:rPr>
          <w:rFonts w:ascii="Segoe UI Emoji" w:hAnsi="Segoe UI Emoji" w:cs="Segoe UI Emoji"/>
        </w:rPr>
        <w:t>✅</w:t>
      </w:r>
      <w:r w:rsidRPr="00747C29">
        <w:rPr>
          <w:rFonts w:ascii="Arial" w:hAnsi="Arial" w:cs="Arial"/>
        </w:rPr>
        <w:t xml:space="preserve"> </w:t>
      </w:r>
      <w:r w:rsidRPr="00747C29">
        <w:rPr>
          <w:rFonts w:ascii="Arial" w:hAnsi="Arial" w:cs="Arial"/>
          <w:i/>
          <w:iCs/>
        </w:rPr>
        <w:t>(novo item)</w:t>
      </w:r>
    </w:p>
    <w:p w14:paraId="0AC65560" w14:textId="77777777" w:rsidR="00A83E34" w:rsidRPr="00747C29" w:rsidRDefault="00A83E34" w:rsidP="00A83E34">
      <w:pPr>
        <w:spacing w:after="0" w:line="240" w:lineRule="auto"/>
        <w:jc w:val="both"/>
        <w:rPr>
          <w:rFonts w:ascii="Arial" w:hAnsi="Arial" w:cs="Arial"/>
        </w:rPr>
      </w:pPr>
      <w:r w:rsidRPr="00747C29">
        <w:rPr>
          <w:rFonts w:ascii="Arial" w:hAnsi="Arial" w:cs="Arial"/>
          <w:b/>
          <w:bCs/>
        </w:rPr>
        <w:t>Aplicação do conceito de medicação</w:t>
      </w:r>
      <w:r w:rsidRPr="00747C29">
        <w:rPr>
          <w:rFonts w:ascii="Arial" w:hAnsi="Arial" w:cs="Arial"/>
        </w:rPr>
        <w:t>: Ao selecionar “Tratamento”, o sistema pode abrir campos específicos para vincular o tipo de medicação envolvida, conforme os modelos abaixo:</w:t>
      </w:r>
    </w:p>
    <w:p w14:paraId="75C5E777" w14:textId="77777777" w:rsidR="00A83E34" w:rsidRPr="00747C29" w:rsidRDefault="00A83E34" w:rsidP="00083F26">
      <w:pPr>
        <w:numPr>
          <w:ilvl w:val="0"/>
          <w:numId w:val="81"/>
        </w:numPr>
        <w:spacing w:after="0" w:line="240" w:lineRule="auto"/>
        <w:jc w:val="both"/>
        <w:rPr>
          <w:rFonts w:ascii="Arial" w:hAnsi="Arial" w:cs="Arial"/>
        </w:rPr>
      </w:pPr>
      <w:r w:rsidRPr="00747C29">
        <w:rPr>
          <w:rFonts w:ascii="Arial" w:hAnsi="Arial" w:cs="Arial"/>
          <w:b/>
          <w:bCs/>
        </w:rPr>
        <w:t>Remédio de Uso Contínuo</w:t>
      </w:r>
      <w:r w:rsidRPr="00747C29">
        <w:rPr>
          <w:rFonts w:ascii="Arial" w:hAnsi="Arial" w:cs="Arial"/>
        </w:rPr>
        <w:t>: sem data de fim, apenas definição de horários</w:t>
      </w:r>
    </w:p>
    <w:p w14:paraId="444DA4C9" w14:textId="77777777" w:rsidR="00A83E34" w:rsidRPr="00747C29" w:rsidRDefault="00A83E34" w:rsidP="00083F26">
      <w:pPr>
        <w:numPr>
          <w:ilvl w:val="0"/>
          <w:numId w:val="81"/>
        </w:numPr>
        <w:spacing w:after="0" w:line="240" w:lineRule="auto"/>
        <w:jc w:val="both"/>
        <w:rPr>
          <w:rFonts w:ascii="Arial" w:hAnsi="Arial" w:cs="Arial"/>
        </w:rPr>
      </w:pPr>
      <w:r w:rsidRPr="00747C29">
        <w:rPr>
          <w:rFonts w:ascii="Arial" w:hAnsi="Arial" w:cs="Arial"/>
          <w:b/>
          <w:bCs/>
        </w:rPr>
        <w:t>Remédio para Período de Tratamento</w:t>
      </w:r>
      <w:r w:rsidRPr="00747C29">
        <w:rPr>
          <w:rFonts w:ascii="Arial" w:hAnsi="Arial" w:cs="Arial"/>
        </w:rPr>
        <w:t>: exige [</w:t>
      </w:r>
      <w:r w:rsidRPr="00747C29">
        <w:rPr>
          <w:rFonts w:ascii="Segoe UI Emoji" w:hAnsi="Segoe UI Emoji" w:cs="Segoe UI Emoji"/>
        </w:rPr>
        <w:t>📅</w:t>
      </w:r>
      <w:r w:rsidRPr="00747C29">
        <w:rPr>
          <w:rFonts w:ascii="Arial" w:hAnsi="Arial" w:cs="Arial"/>
        </w:rPr>
        <w:t xml:space="preserve"> Data de Início] e [</w:t>
      </w:r>
      <w:r w:rsidRPr="00747C29">
        <w:rPr>
          <w:rFonts w:ascii="Segoe UI Emoji" w:hAnsi="Segoe UI Emoji" w:cs="Segoe UI Emoji"/>
        </w:rPr>
        <w:t>📅</w:t>
      </w:r>
      <w:r w:rsidRPr="00747C29">
        <w:rPr>
          <w:rFonts w:ascii="Arial" w:hAnsi="Arial" w:cs="Arial"/>
        </w:rPr>
        <w:t xml:space="preserve"> Data de Fim]</w:t>
      </w:r>
    </w:p>
    <w:p w14:paraId="71B783DD" w14:textId="77777777" w:rsidR="00A83E34" w:rsidRPr="00747C29" w:rsidRDefault="00A83E34" w:rsidP="00083F26">
      <w:pPr>
        <w:numPr>
          <w:ilvl w:val="0"/>
          <w:numId w:val="81"/>
        </w:numPr>
        <w:spacing w:after="0" w:line="240" w:lineRule="auto"/>
        <w:jc w:val="both"/>
        <w:rPr>
          <w:rFonts w:ascii="Arial" w:hAnsi="Arial" w:cs="Arial"/>
        </w:rPr>
      </w:pPr>
      <w:r w:rsidRPr="00747C29">
        <w:rPr>
          <w:rFonts w:ascii="Arial" w:hAnsi="Arial" w:cs="Arial"/>
          <w:b/>
          <w:bCs/>
        </w:rPr>
        <w:lastRenderedPageBreak/>
        <w:t>Pausa Temporária</w:t>
      </w:r>
      <w:r w:rsidRPr="00747C29">
        <w:rPr>
          <w:rFonts w:ascii="Arial" w:hAnsi="Arial" w:cs="Arial"/>
        </w:rPr>
        <w:t xml:space="preserve"> ou </w:t>
      </w:r>
      <w:r w:rsidRPr="00747C29">
        <w:rPr>
          <w:rFonts w:ascii="Arial" w:hAnsi="Arial" w:cs="Arial"/>
          <w:b/>
          <w:bCs/>
        </w:rPr>
        <w:t>Parada Definitiva</w:t>
      </w:r>
      <w:r w:rsidRPr="00747C29">
        <w:rPr>
          <w:rFonts w:ascii="Arial" w:hAnsi="Arial" w:cs="Arial"/>
        </w:rPr>
        <w:t>: opções para suspender ou encerrar o tratamento</w:t>
      </w:r>
    </w:p>
    <w:p w14:paraId="284AB51D" w14:textId="77777777" w:rsidR="00A83E34" w:rsidRPr="00747C29" w:rsidRDefault="00A83E34" w:rsidP="00A83E34">
      <w:pPr>
        <w:spacing w:after="0" w:line="240" w:lineRule="auto"/>
        <w:jc w:val="both"/>
        <w:rPr>
          <w:rFonts w:ascii="Arial" w:hAnsi="Arial" w:cs="Arial"/>
        </w:rPr>
      </w:pPr>
      <w:r w:rsidRPr="00747C29">
        <w:rPr>
          <w:rFonts w:ascii="Arial" w:hAnsi="Arial" w:cs="Arial"/>
          <w:b/>
          <w:bCs/>
        </w:rPr>
        <w:t>Complementos no cadastro</w:t>
      </w:r>
      <w:r w:rsidRPr="00747C29">
        <w:rPr>
          <w:rFonts w:ascii="Arial" w:hAnsi="Arial" w:cs="Arial"/>
        </w:rPr>
        <w:t>:</w:t>
      </w:r>
    </w:p>
    <w:p w14:paraId="5512EEE1" w14:textId="77777777" w:rsidR="00A83E34" w:rsidRPr="00747C29" w:rsidRDefault="00A83E34" w:rsidP="00083F26">
      <w:pPr>
        <w:numPr>
          <w:ilvl w:val="0"/>
          <w:numId w:val="82"/>
        </w:numPr>
        <w:spacing w:after="0" w:line="240" w:lineRule="auto"/>
        <w:jc w:val="both"/>
        <w:rPr>
          <w:rFonts w:ascii="Arial" w:hAnsi="Arial" w:cs="Arial"/>
        </w:rPr>
      </w:pPr>
      <w:r w:rsidRPr="00747C29">
        <w:rPr>
          <w:rFonts w:ascii="Arial" w:hAnsi="Arial" w:cs="Arial"/>
        </w:rPr>
        <w:t>Seleção da especialidade médica responsável pelo tratamento</w:t>
      </w:r>
    </w:p>
    <w:p w14:paraId="5263034E" w14:textId="77777777" w:rsidR="00A83E34" w:rsidRPr="00747C29" w:rsidRDefault="00A83E34" w:rsidP="00083F26">
      <w:pPr>
        <w:numPr>
          <w:ilvl w:val="0"/>
          <w:numId w:val="82"/>
        </w:numPr>
        <w:spacing w:after="0" w:line="240" w:lineRule="auto"/>
        <w:jc w:val="both"/>
        <w:rPr>
          <w:rFonts w:ascii="Arial" w:hAnsi="Arial" w:cs="Arial"/>
        </w:rPr>
      </w:pPr>
      <w:r w:rsidRPr="00747C29">
        <w:rPr>
          <w:rFonts w:ascii="Arial" w:hAnsi="Arial" w:cs="Arial"/>
        </w:rPr>
        <w:t>Vinculação ao paciente (individual ou múltiplos)</w:t>
      </w:r>
    </w:p>
    <w:p w14:paraId="3B82B1CF" w14:textId="77777777" w:rsidR="00A83E34" w:rsidRPr="00747C29" w:rsidRDefault="00A83E34" w:rsidP="00083F26">
      <w:pPr>
        <w:numPr>
          <w:ilvl w:val="0"/>
          <w:numId w:val="82"/>
        </w:numPr>
        <w:spacing w:after="0" w:line="240" w:lineRule="auto"/>
        <w:jc w:val="both"/>
        <w:rPr>
          <w:rFonts w:ascii="Arial" w:hAnsi="Arial" w:cs="Arial"/>
        </w:rPr>
      </w:pPr>
      <w:r w:rsidRPr="00747C29">
        <w:rPr>
          <w:rFonts w:ascii="Arial" w:hAnsi="Arial" w:cs="Arial"/>
        </w:rPr>
        <w:t>Campo para observações sobre o tipo de medicação, duração e instruções médicas</w:t>
      </w:r>
    </w:p>
    <w:p w14:paraId="1FEC3050" w14:textId="77777777" w:rsidR="00A83E34" w:rsidRPr="00747C29" w:rsidRDefault="00A83E34" w:rsidP="00A83E34">
      <w:pPr>
        <w:spacing w:after="0" w:line="240" w:lineRule="auto"/>
        <w:jc w:val="both"/>
        <w:rPr>
          <w:rFonts w:ascii="Arial" w:hAnsi="Arial" w:cs="Arial"/>
          <w:b/>
          <w:bCs/>
        </w:rPr>
      </w:pPr>
      <w:r w:rsidRPr="00747C29">
        <w:rPr>
          <w:rFonts w:ascii="Segoe UI Emoji" w:hAnsi="Segoe UI Emoji" w:cs="Segoe UI Emoji"/>
          <w:b/>
          <w:bCs/>
        </w:rPr>
        <w:t>🔹</w:t>
      </w:r>
      <w:r w:rsidRPr="00747C29">
        <w:rPr>
          <w:rFonts w:ascii="Arial" w:hAnsi="Arial" w:cs="Arial"/>
          <w:b/>
          <w:bCs/>
        </w:rPr>
        <w:t xml:space="preserve"> 2. Visualização de Agendamentos</w:t>
      </w:r>
    </w:p>
    <w:p w14:paraId="430625EF" w14:textId="77777777" w:rsidR="00A83E34" w:rsidRPr="00747C29" w:rsidRDefault="00A83E34" w:rsidP="00083F26">
      <w:pPr>
        <w:numPr>
          <w:ilvl w:val="0"/>
          <w:numId w:val="83"/>
        </w:numPr>
        <w:spacing w:after="0" w:line="240" w:lineRule="auto"/>
        <w:jc w:val="both"/>
        <w:rPr>
          <w:rFonts w:ascii="Arial" w:hAnsi="Arial" w:cs="Arial"/>
        </w:rPr>
      </w:pPr>
      <w:r w:rsidRPr="00747C29">
        <w:rPr>
          <w:rFonts w:ascii="Arial" w:hAnsi="Arial" w:cs="Arial"/>
        </w:rPr>
        <w:t>Filtro por tipo de atendimento agora incluirá “Tratamento”</w:t>
      </w:r>
    </w:p>
    <w:p w14:paraId="5DEA167E" w14:textId="77777777" w:rsidR="00A83E34" w:rsidRPr="00747C29" w:rsidRDefault="00A83E34" w:rsidP="00083F26">
      <w:pPr>
        <w:numPr>
          <w:ilvl w:val="0"/>
          <w:numId w:val="83"/>
        </w:numPr>
        <w:spacing w:after="0" w:line="240" w:lineRule="auto"/>
        <w:jc w:val="both"/>
        <w:rPr>
          <w:rFonts w:ascii="Arial" w:hAnsi="Arial" w:cs="Arial"/>
        </w:rPr>
      </w:pPr>
      <w:r w:rsidRPr="00747C29">
        <w:rPr>
          <w:rFonts w:ascii="Arial" w:hAnsi="Arial" w:cs="Arial"/>
        </w:rPr>
        <w:t>Exibição de status pode incluir “Em andamento”, “Pausado” ou “Encerrado” para tratamentos</w:t>
      </w:r>
    </w:p>
    <w:p w14:paraId="786DC35A" w14:textId="77777777" w:rsidR="00A83E34" w:rsidRPr="00747C29" w:rsidRDefault="00A83E34" w:rsidP="00A83E34">
      <w:pPr>
        <w:spacing w:after="0" w:line="240" w:lineRule="auto"/>
        <w:jc w:val="both"/>
        <w:rPr>
          <w:rFonts w:ascii="Arial" w:hAnsi="Arial" w:cs="Arial"/>
          <w:b/>
          <w:bCs/>
        </w:rPr>
      </w:pPr>
      <w:r w:rsidRPr="00747C29">
        <w:rPr>
          <w:rFonts w:ascii="Segoe UI Emoji" w:hAnsi="Segoe UI Emoji" w:cs="Segoe UI Emoji"/>
          <w:b/>
          <w:bCs/>
        </w:rPr>
        <w:t>🔹</w:t>
      </w:r>
      <w:r w:rsidRPr="00747C29">
        <w:rPr>
          <w:rFonts w:ascii="Arial" w:hAnsi="Arial" w:cs="Arial"/>
          <w:b/>
          <w:bCs/>
        </w:rPr>
        <w:t xml:space="preserve"> 3. Edição e Cancelamento</w:t>
      </w:r>
    </w:p>
    <w:p w14:paraId="25EC3CE6" w14:textId="77777777" w:rsidR="00A83E34" w:rsidRPr="00747C29" w:rsidRDefault="00A83E34" w:rsidP="00083F26">
      <w:pPr>
        <w:numPr>
          <w:ilvl w:val="0"/>
          <w:numId w:val="84"/>
        </w:numPr>
        <w:spacing w:after="0" w:line="240" w:lineRule="auto"/>
        <w:jc w:val="both"/>
        <w:rPr>
          <w:rFonts w:ascii="Arial" w:hAnsi="Arial" w:cs="Arial"/>
        </w:rPr>
      </w:pPr>
      <w:r w:rsidRPr="00747C29">
        <w:rPr>
          <w:rFonts w:ascii="Arial" w:hAnsi="Arial" w:cs="Arial"/>
        </w:rPr>
        <w:t>Permite alterar datas e horários do tratamento</w:t>
      </w:r>
    </w:p>
    <w:p w14:paraId="72E8F7ED" w14:textId="77777777" w:rsidR="00A83E34" w:rsidRPr="00747C29" w:rsidRDefault="00A83E34" w:rsidP="00083F26">
      <w:pPr>
        <w:numPr>
          <w:ilvl w:val="0"/>
          <w:numId w:val="84"/>
        </w:numPr>
        <w:spacing w:after="0" w:line="240" w:lineRule="auto"/>
        <w:jc w:val="both"/>
        <w:rPr>
          <w:rFonts w:ascii="Arial" w:hAnsi="Arial" w:cs="Arial"/>
        </w:rPr>
      </w:pPr>
      <w:r w:rsidRPr="00747C29">
        <w:rPr>
          <w:rFonts w:ascii="Arial" w:hAnsi="Arial" w:cs="Arial"/>
        </w:rPr>
        <w:t>Registro de pausas temporárias ou encerramentos definitivos com justificativa médica</w:t>
      </w:r>
    </w:p>
    <w:p w14:paraId="6E7C3E06" w14:textId="77777777" w:rsidR="00A83E34" w:rsidRPr="00747C29" w:rsidRDefault="00A83E34" w:rsidP="00083F26">
      <w:pPr>
        <w:numPr>
          <w:ilvl w:val="0"/>
          <w:numId w:val="84"/>
        </w:numPr>
        <w:spacing w:after="0" w:line="240" w:lineRule="auto"/>
        <w:jc w:val="both"/>
        <w:rPr>
          <w:rFonts w:ascii="Arial" w:hAnsi="Arial" w:cs="Arial"/>
        </w:rPr>
      </w:pPr>
      <w:r w:rsidRPr="00747C29">
        <w:rPr>
          <w:rFonts w:ascii="Arial" w:hAnsi="Arial" w:cs="Arial"/>
        </w:rPr>
        <w:t>Atualização automática dos alertas de medicação vinculados</w:t>
      </w:r>
    </w:p>
    <w:p w14:paraId="2F6460FF" w14:textId="77777777" w:rsidR="00A83E34" w:rsidRPr="00747C29" w:rsidRDefault="00A83E34" w:rsidP="00A83E34">
      <w:pPr>
        <w:spacing w:after="0" w:line="240" w:lineRule="auto"/>
        <w:jc w:val="both"/>
        <w:rPr>
          <w:rFonts w:ascii="Arial" w:hAnsi="Arial" w:cs="Arial"/>
          <w:b/>
          <w:bCs/>
        </w:rPr>
      </w:pPr>
      <w:r w:rsidRPr="00747C29">
        <w:rPr>
          <w:rFonts w:ascii="Segoe UI Emoji" w:hAnsi="Segoe UI Emoji" w:cs="Segoe UI Emoji"/>
          <w:b/>
          <w:bCs/>
        </w:rPr>
        <w:t>🔹</w:t>
      </w:r>
      <w:r w:rsidRPr="00747C29">
        <w:rPr>
          <w:rFonts w:ascii="Arial" w:hAnsi="Arial" w:cs="Arial"/>
          <w:b/>
          <w:bCs/>
        </w:rPr>
        <w:t xml:space="preserve"> 4. Lembretes Inteligentes</w:t>
      </w:r>
    </w:p>
    <w:p w14:paraId="38E9D102" w14:textId="77777777" w:rsidR="00A83E34" w:rsidRPr="00747C29" w:rsidRDefault="00A83E34" w:rsidP="00083F26">
      <w:pPr>
        <w:numPr>
          <w:ilvl w:val="0"/>
          <w:numId w:val="85"/>
        </w:numPr>
        <w:spacing w:after="0" w:line="240" w:lineRule="auto"/>
        <w:jc w:val="both"/>
        <w:rPr>
          <w:rFonts w:ascii="Arial" w:hAnsi="Arial" w:cs="Arial"/>
        </w:rPr>
      </w:pPr>
      <w:r w:rsidRPr="00747C29">
        <w:rPr>
          <w:rFonts w:ascii="Arial" w:hAnsi="Arial" w:cs="Arial"/>
        </w:rPr>
        <w:t xml:space="preserve">Alertas baseados nos </w:t>
      </w:r>
      <w:r w:rsidRPr="00747C29">
        <w:rPr>
          <w:rFonts w:ascii="Arial" w:hAnsi="Arial" w:cs="Arial"/>
          <w:b/>
          <w:bCs/>
        </w:rPr>
        <w:t>horários de administração da medicação</w:t>
      </w:r>
    </w:p>
    <w:p w14:paraId="7D04004E" w14:textId="77777777" w:rsidR="00A83E34" w:rsidRPr="00747C29" w:rsidRDefault="00A83E34" w:rsidP="00083F26">
      <w:pPr>
        <w:numPr>
          <w:ilvl w:val="0"/>
          <w:numId w:val="85"/>
        </w:numPr>
        <w:spacing w:after="0" w:line="240" w:lineRule="auto"/>
        <w:jc w:val="both"/>
        <w:rPr>
          <w:rFonts w:ascii="Arial" w:hAnsi="Arial" w:cs="Arial"/>
        </w:rPr>
      </w:pPr>
      <w:r w:rsidRPr="00747C29">
        <w:rPr>
          <w:rFonts w:ascii="Arial" w:hAnsi="Arial" w:cs="Arial"/>
        </w:rPr>
        <w:t>Reforço nos dias de início, pausa ou encerramento do tratamento</w:t>
      </w:r>
    </w:p>
    <w:p w14:paraId="1D8CB496" w14:textId="77777777" w:rsidR="00A83E34" w:rsidRPr="00747C29" w:rsidRDefault="00A83E34" w:rsidP="00083F26">
      <w:pPr>
        <w:numPr>
          <w:ilvl w:val="0"/>
          <w:numId w:val="85"/>
        </w:numPr>
        <w:spacing w:after="0" w:line="240" w:lineRule="auto"/>
        <w:jc w:val="both"/>
        <w:rPr>
          <w:rFonts w:ascii="Arial" w:hAnsi="Arial" w:cs="Arial"/>
        </w:rPr>
      </w:pPr>
      <w:r w:rsidRPr="00747C29">
        <w:rPr>
          <w:rFonts w:ascii="Arial" w:hAnsi="Arial" w:cs="Arial"/>
        </w:rPr>
        <w:t>Canais configuráveis: WhatsApp, SMS, e-mail, app</w:t>
      </w:r>
    </w:p>
    <w:p w14:paraId="39F8A8E6" w14:textId="77777777" w:rsidR="00A83E34" w:rsidRPr="00747C29" w:rsidRDefault="00A83E34" w:rsidP="00A83E34">
      <w:pPr>
        <w:spacing w:after="0" w:line="240" w:lineRule="auto"/>
        <w:jc w:val="both"/>
        <w:rPr>
          <w:rFonts w:ascii="Arial" w:hAnsi="Arial" w:cs="Arial"/>
          <w:b/>
          <w:bCs/>
        </w:rPr>
      </w:pPr>
      <w:r w:rsidRPr="00747C29">
        <w:rPr>
          <w:rFonts w:ascii="Segoe UI Emoji" w:hAnsi="Segoe UI Emoji" w:cs="Segoe UI Emoji"/>
          <w:b/>
          <w:bCs/>
        </w:rPr>
        <w:t>🔹</w:t>
      </w:r>
      <w:r w:rsidRPr="00747C29">
        <w:rPr>
          <w:rFonts w:ascii="Arial" w:hAnsi="Arial" w:cs="Arial"/>
          <w:b/>
          <w:bCs/>
        </w:rPr>
        <w:t xml:space="preserve"> 7. Controle de Múltiplos Pacientes</w:t>
      </w:r>
    </w:p>
    <w:p w14:paraId="13744132" w14:textId="77777777" w:rsidR="00A83E34" w:rsidRPr="00747C29" w:rsidRDefault="00A83E34" w:rsidP="00083F26">
      <w:pPr>
        <w:numPr>
          <w:ilvl w:val="0"/>
          <w:numId w:val="86"/>
        </w:numPr>
        <w:spacing w:after="0" w:line="240" w:lineRule="auto"/>
        <w:jc w:val="both"/>
        <w:rPr>
          <w:rFonts w:ascii="Arial" w:hAnsi="Arial" w:cs="Arial"/>
        </w:rPr>
      </w:pPr>
      <w:r w:rsidRPr="00747C29">
        <w:rPr>
          <w:rFonts w:ascii="Arial" w:hAnsi="Arial" w:cs="Arial"/>
        </w:rPr>
        <w:t>Permite que cuidadores agendem e acompanhem tratamentos distintos para cada paciente</w:t>
      </w:r>
    </w:p>
    <w:p w14:paraId="6DF5D322" w14:textId="77777777" w:rsidR="00A83E34" w:rsidRPr="00747C29" w:rsidRDefault="00A83E34" w:rsidP="00083F26">
      <w:pPr>
        <w:numPr>
          <w:ilvl w:val="0"/>
          <w:numId w:val="86"/>
        </w:numPr>
        <w:spacing w:after="0" w:line="240" w:lineRule="auto"/>
        <w:jc w:val="both"/>
        <w:rPr>
          <w:rFonts w:ascii="Arial" w:hAnsi="Arial" w:cs="Arial"/>
        </w:rPr>
      </w:pPr>
      <w:r w:rsidRPr="00747C29">
        <w:rPr>
          <w:rFonts w:ascii="Arial" w:hAnsi="Arial" w:cs="Arial"/>
        </w:rPr>
        <w:t>Ideal para gerenciar cronogramas de medicação e evolução terapêutica</w:t>
      </w:r>
    </w:p>
    <w:p w14:paraId="0AB1B37E" w14:textId="77777777" w:rsidR="00A83E34" w:rsidRPr="00747C29" w:rsidRDefault="00A83E34" w:rsidP="00A83E34">
      <w:pPr>
        <w:spacing w:after="0" w:line="240" w:lineRule="auto"/>
        <w:jc w:val="both"/>
        <w:rPr>
          <w:rFonts w:ascii="Arial" w:hAnsi="Arial" w:cs="Arial"/>
          <w:b/>
          <w:bCs/>
        </w:rPr>
      </w:pPr>
      <w:r w:rsidRPr="00747C29">
        <w:rPr>
          <w:rFonts w:ascii="Segoe UI Emoji" w:hAnsi="Segoe UI Emoji" w:cs="Segoe UI Emoji"/>
          <w:b/>
          <w:bCs/>
        </w:rPr>
        <w:t>🔹</w:t>
      </w:r>
      <w:r w:rsidRPr="00747C29">
        <w:rPr>
          <w:rFonts w:ascii="Arial" w:hAnsi="Arial" w:cs="Arial"/>
          <w:b/>
          <w:bCs/>
        </w:rPr>
        <w:t xml:space="preserve"> 9. Relatórios Informativos</w:t>
      </w:r>
    </w:p>
    <w:p w14:paraId="5E3FB13A" w14:textId="77777777" w:rsidR="00A83E34" w:rsidRPr="00747C29" w:rsidRDefault="00A83E34" w:rsidP="00083F26">
      <w:pPr>
        <w:numPr>
          <w:ilvl w:val="0"/>
          <w:numId w:val="87"/>
        </w:numPr>
        <w:spacing w:after="0" w:line="240" w:lineRule="auto"/>
        <w:jc w:val="both"/>
        <w:rPr>
          <w:rFonts w:ascii="Arial" w:hAnsi="Arial" w:cs="Arial"/>
        </w:rPr>
      </w:pPr>
      <w:r w:rsidRPr="00747C29">
        <w:rPr>
          <w:rFonts w:ascii="Arial" w:hAnsi="Arial" w:cs="Arial"/>
        </w:rPr>
        <w:t>Histórico de tratamentos por paciente e por período</w:t>
      </w:r>
    </w:p>
    <w:p w14:paraId="4C7EF0B6" w14:textId="77777777" w:rsidR="00A83E34" w:rsidRPr="00747C29" w:rsidRDefault="00A83E34" w:rsidP="00083F26">
      <w:pPr>
        <w:numPr>
          <w:ilvl w:val="0"/>
          <w:numId w:val="87"/>
        </w:numPr>
        <w:spacing w:after="0" w:line="240" w:lineRule="auto"/>
        <w:jc w:val="both"/>
        <w:rPr>
          <w:rFonts w:ascii="Arial" w:hAnsi="Arial" w:cs="Arial"/>
        </w:rPr>
      </w:pPr>
      <w:r w:rsidRPr="00747C29">
        <w:rPr>
          <w:rFonts w:ascii="Arial" w:hAnsi="Arial" w:cs="Arial"/>
        </w:rPr>
        <w:t>Exportação para PDF com dados de medicação, evolução e status</w:t>
      </w:r>
    </w:p>
    <w:p w14:paraId="3CE54C83" w14:textId="77777777" w:rsidR="00A83E34" w:rsidRPr="00747C29" w:rsidRDefault="00A83E34" w:rsidP="00A83E34">
      <w:pPr>
        <w:spacing w:after="0" w:line="240" w:lineRule="auto"/>
        <w:jc w:val="both"/>
        <w:rPr>
          <w:rFonts w:ascii="Arial" w:hAnsi="Arial" w:cs="Arial"/>
          <w:b/>
          <w:bCs/>
        </w:rPr>
      </w:pPr>
      <w:r w:rsidRPr="00747C29">
        <w:rPr>
          <w:rFonts w:ascii="Segoe UI Emoji" w:hAnsi="Segoe UI Emoji" w:cs="Segoe UI Emoji"/>
          <w:b/>
          <w:bCs/>
        </w:rPr>
        <w:t>🔹</w:t>
      </w:r>
      <w:r w:rsidRPr="00747C29">
        <w:rPr>
          <w:rFonts w:ascii="Arial" w:hAnsi="Arial" w:cs="Arial"/>
          <w:b/>
          <w:bCs/>
        </w:rPr>
        <w:t xml:space="preserve"> 10. Segurança e Privacidade</w:t>
      </w:r>
    </w:p>
    <w:p w14:paraId="43B501A0" w14:textId="77777777" w:rsidR="00A83E34" w:rsidRPr="00747C29" w:rsidRDefault="00A83E34" w:rsidP="00083F26">
      <w:pPr>
        <w:numPr>
          <w:ilvl w:val="0"/>
          <w:numId w:val="88"/>
        </w:numPr>
        <w:spacing w:after="0" w:line="240" w:lineRule="auto"/>
        <w:jc w:val="both"/>
        <w:rPr>
          <w:rFonts w:ascii="Arial" w:hAnsi="Arial" w:cs="Arial"/>
        </w:rPr>
      </w:pPr>
      <w:r w:rsidRPr="00747C29">
        <w:rPr>
          <w:rFonts w:ascii="Arial" w:hAnsi="Arial" w:cs="Arial"/>
        </w:rPr>
        <w:t>Registro de alterações no plano de tratamento</w:t>
      </w:r>
    </w:p>
    <w:p w14:paraId="120C2E45" w14:textId="77777777" w:rsidR="00A83E34" w:rsidRPr="00747C29" w:rsidRDefault="00A83E34" w:rsidP="00083F26">
      <w:pPr>
        <w:numPr>
          <w:ilvl w:val="0"/>
          <w:numId w:val="88"/>
        </w:numPr>
        <w:spacing w:after="0" w:line="240" w:lineRule="auto"/>
        <w:jc w:val="both"/>
        <w:rPr>
          <w:rFonts w:ascii="Arial" w:hAnsi="Arial" w:cs="Arial"/>
        </w:rPr>
      </w:pPr>
      <w:r w:rsidRPr="00747C29">
        <w:rPr>
          <w:rFonts w:ascii="Arial" w:hAnsi="Arial" w:cs="Arial"/>
        </w:rPr>
        <w:t>Proteção dos dados clínicos e farmacológicos</w:t>
      </w:r>
    </w:p>
    <w:p w14:paraId="7857CA0E" w14:textId="77777777" w:rsidR="00A83E34" w:rsidRPr="00597222" w:rsidRDefault="00A83E34" w:rsidP="00A83E34">
      <w:pPr>
        <w:spacing w:after="0" w:line="240" w:lineRule="auto"/>
        <w:jc w:val="both"/>
        <w:rPr>
          <w:rFonts w:ascii="Arial" w:hAnsi="Arial" w:cs="Arial"/>
        </w:rPr>
      </w:pPr>
    </w:p>
    <w:p w14:paraId="2B1E4E72" w14:textId="1E421A80" w:rsidR="00E267B6" w:rsidRPr="00597222" w:rsidRDefault="00E267B6" w:rsidP="00765466">
      <w:pPr>
        <w:spacing w:after="0" w:line="240" w:lineRule="auto"/>
        <w:jc w:val="both"/>
        <w:rPr>
          <w:rFonts w:ascii="Arial" w:hAnsi="Arial" w:cs="Arial"/>
        </w:rPr>
      </w:pPr>
      <w:r w:rsidRPr="00597222">
        <w:rPr>
          <w:rFonts w:ascii="Arial" w:hAnsi="Arial" w:cs="Arial"/>
        </w:rPr>
        <w:t>=======================================================================</w:t>
      </w:r>
    </w:p>
    <w:p w14:paraId="6E208086" w14:textId="77777777" w:rsidR="00A03F09" w:rsidRPr="00597222" w:rsidRDefault="00A03F09" w:rsidP="00765466">
      <w:pPr>
        <w:spacing w:after="0" w:line="240" w:lineRule="auto"/>
        <w:jc w:val="both"/>
        <w:rPr>
          <w:rFonts w:ascii="Arial" w:hAnsi="Arial" w:cs="Arial"/>
        </w:rPr>
      </w:pPr>
    </w:p>
    <w:p w14:paraId="06A7B4F5" w14:textId="29003C81" w:rsidR="00F313DF" w:rsidRPr="00597222" w:rsidRDefault="00DB355F" w:rsidP="00F313DF">
      <w:pPr>
        <w:spacing w:after="0" w:line="240" w:lineRule="auto"/>
        <w:jc w:val="both"/>
        <w:rPr>
          <w:rFonts w:ascii="Arial" w:hAnsi="Arial" w:cs="Arial"/>
        </w:rPr>
      </w:pPr>
      <w:r w:rsidRPr="00597222">
        <w:rPr>
          <w:rFonts w:ascii="Arial" w:hAnsi="Arial" w:cs="Arial"/>
        </w:rPr>
        <w:t>“</w:t>
      </w:r>
      <w:r w:rsidRPr="00597222">
        <w:rPr>
          <w:rFonts w:ascii="Arial" w:hAnsi="Arial" w:cs="Arial"/>
          <w:b/>
          <w:bCs/>
        </w:rPr>
        <w:t>PÂNICO</w:t>
      </w:r>
      <w:r w:rsidRPr="00597222">
        <w:rPr>
          <w:rFonts w:ascii="Arial" w:hAnsi="Arial" w:cs="Arial"/>
        </w:rPr>
        <w:t xml:space="preserve">”: </w:t>
      </w:r>
      <w:r w:rsidR="00EF2E74" w:rsidRPr="00597222">
        <w:rPr>
          <w:rFonts w:ascii="Arial" w:hAnsi="Arial" w:cs="Arial"/>
        </w:rPr>
        <w:t xml:space="preserve">o botão de pânico servirá para quando o usuário estiver passando </w:t>
      </w:r>
      <w:r w:rsidR="00DE3A8B" w:rsidRPr="00597222">
        <w:rPr>
          <w:rFonts w:ascii="Arial" w:hAnsi="Arial" w:cs="Arial"/>
        </w:rPr>
        <w:t>mal</w:t>
      </w:r>
      <w:r w:rsidR="00AB6733" w:rsidRPr="00597222">
        <w:rPr>
          <w:rFonts w:ascii="Arial" w:hAnsi="Arial" w:cs="Arial"/>
        </w:rPr>
        <w:t xml:space="preserve"> avisar seus parentes, </w:t>
      </w:r>
      <w:r w:rsidR="00F82523" w:rsidRPr="00597222">
        <w:rPr>
          <w:rFonts w:ascii="Arial" w:hAnsi="Arial" w:cs="Arial"/>
        </w:rPr>
        <w:t>estes parentes</w:t>
      </w:r>
      <w:r w:rsidR="00AB6733" w:rsidRPr="00597222">
        <w:rPr>
          <w:rFonts w:ascii="Arial" w:hAnsi="Arial" w:cs="Arial"/>
        </w:rPr>
        <w:t xml:space="preserve"> vão ter </w:t>
      </w:r>
      <w:r w:rsidR="00F82523" w:rsidRPr="00597222">
        <w:rPr>
          <w:rFonts w:ascii="Arial" w:hAnsi="Arial" w:cs="Arial"/>
        </w:rPr>
        <w:t>seus avisos recebidos</w:t>
      </w:r>
      <w:r w:rsidR="000B5C8B" w:rsidRPr="00597222">
        <w:rPr>
          <w:rFonts w:ascii="Arial" w:hAnsi="Arial" w:cs="Arial"/>
        </w:rPr>
        <w:t xml:space="preserve"> em seus celulares através de </w:t>
      </w:r>
      <w:r w:rsidR="00F82523" w:rsidRPr="00597222">
        <w:rPr>
          <w:rFonts w:ascii="Arial" w:hAnsi="Arial" w:cs="Arial"/>
        </w:rPr>
        <w:t>{“</w:t>
      </w:r>
      <w:r w:rsidR="000B5C8B" w:rsidRPr="00597222">
        <w:rPr>
          <w:rFonts w:ascii="Arial" w:hAnsi="Arial" w:cs="Arial"/>
        </w:rPr>
        <w:t>WhatsApp</w:t>
      </w:r>
      <w:r w:rsidR="00F82523" w:rsidRPr="00597222">
        <w:rPr>
          <w:rFonts w:ascii="Arial" w:hAnsi="Arial" w:cs="Arial"/>
        </w:rPr>
        <w:t>”}</w:t>
      </w:r>
      <w:r w:rsidR="000B5C8B" w:rsidRPr="00597222">
        <w:rPr>
          <w:rFonts w:ascii="Arial" w:hAnsi="Arial" w:cs="Arial"/>
        </w:rPr>
        <w:t xml:space="preserve"> e</w:t>
      </w:r>
      <w:r w:rsidR="00F82523" w:rsidRPr="00597222">
        <w:rPr>
          <w:rFonts w:ascii="Arial" w:hAnsi="Arial" w:cs="Arial"/>
        </w:rPr>
        <w:t xml:space="preserve"> {“</w:t>
      </w:r>
      <w:r w:rsidR="000B5C8B" w:rsidRPr="00597222">
        <w:rPr>
          <w:rFonts w:ascii="Arial" w:hAnsi="Arial" w:cs="Arial"/>
        </w:rPr>
        <w:t>SMS</w:t>
      </w:r>
      <w:r w:rsidR="00F82523" w:rsidRPr="00597222">
        <w:rPr>
          <w:rFonts w:ascii="Arial" w:hAnsi="Arial" w:cs="Arial"/>
        </w:rPr>
        <w:t>”}</w:t>
      </w:r>
      <w:r w:rsidR="00DE3A8B" w:rsidRPr="00597222">
        <w:rPr>
          <w:rFonts w:ascii="Arial" w:hAnsi="Arial" w:cs="Arial"/>
        </w:rPr>
        <w:t xml:space="preserve">, </w:t>
      </w:r>
      <w:r w:rsidR="00742F9A" w:rsidRPr="00597222">
        <w:rPr>
          <w:rFonts w:ascii="Arial" w:hAnsi="Arial" w:cs="Arial"/>
        </w:rPr>
        <w:t xml:space="preserve">os </w:t>
      </w:r>
      <w:r w:rsidR="00115010" w:rsidRPr="00597222">
        <w:rPr>
          <w:rFonts w:ascii="Arial" w:hAnsi="Arial" w:cs="Arial"/>
        </w:rPr>
        <w:t>parentes</w:t>
      </w:r>
      <w:r w:rsidR="00742F9A" w:rsidRPr="00597222">
        <w:rPr>
          <w:rFonts w:ascii="Arial" w:hAnsi="Arial" w:cs="Arial"/>
        </w:rPr>
        <w:t xml:space="preserve"> vão ter seus </w:t>
      </w:r>
      <w:r w:rsidR="00115010" w:rsidRPr="00597222">
        <w:rPr>
          <w:rFonts w:ascii="Arial" w:hAnsi="Arial" w:cs="Arial"/>
        </w:rPr>
        <w:t>cadastros</w:t>
      </w:r>
      <w:r w:rsidR="00742F9A" w:rsidRPr="00597222">
        <w:rPr>
          <w:rFonts w:ascii="Arial" w:hAnsi="Arial" w:cs="Arial"/>
        </w:rPr>
        <w:t xml:space="preserve"> feitos no APP - {"</w:t>
      </w:r>
      <w:r w:rsidR="001E5F2F" w:rsidRPr="00597222">
        <w:rPr>
          <w:rFonts w:ascii="Arial" w:hAnsi="Arial" w:cs="Arial"/>
        </w:rPr>
        <w:t>SaúdeCicloDaVida</w:t>
      </w:r>
      <w:r w:rsidR="00742F9A" w:rsidRPr="00597222">
        <w:rPr>
          <w:rFonts w:ascii="Arial" w:hAnsi="Arial" w:cs="Arial"/>
        </w:rPr>
        <w:t>"}, na categoria</w:t>
      </w:r>
      <w:r w:rsidR="0037382E" w:rsidRPr="00597222">
        <w:rPr>
          <w:rFonts w:ascii="Arial" w:hAnsi="Arial" w:cs="Arial"/>
        </w:rPr>
        <w:t xml:space="preserve"> </w:t>
      </w:r>
      <w:r w:rsidR="00F82523" w:rsidRPr="00597222">
        <w:rPr>
          <w:rFonts w:ascii="Arial" w:hAnsi="Arial" w:cs="Arial"/>
        </w:rPr>
        <w:t>{</w:t>
      </w:r>
      <w:r w:rsidR="00A74D7C" w:rsidRPr="00597222">
        <w:rPr>
          <w:rFonts w:ascii="Arial" w:hAnsi="Arial" w:cs="Arial"/>
        </w:rPr>
        <w:t>“C</w:t>
      </w:r>
      <w:r w:rsidR="0037382E" w:rsidRPr="00597222">
        <w:rPr>
          <w:rFonts w:ascii="Arial" w:hAnsi="Arial" w:cs="Arial"/>
        </w:rPr>
        <w:t xml:space="preserve">adastro </w:t>
      </w:r>
      <w:r w:rsidR="00F82523" w:rsidRPr="00597222">
        <w:rPr>
          <w:rFonts w:ascii="Arial" w:hAnsi="Arial" w:cs="Arial"/>
        </w:rPr>
        <w:t>G</w:t>
      </w:r>
      <w:r w:rsidR="0037382E" w:rsidRPr="00597222">
        <w:rPr>
          <w:rFonts w:ascii="Arial" w:hAnsi="Arial" w:cs="Arial"/>
        </w:rPr>
        <w:t>erais</w:t>
      </w:r>
      <w:r w:rsidR="00F82523" w:rsidRPr="00597222">
        <w:rPr>
          <w:rFonts w:ascii="Arial" w:hAnsi="Arial" w:cs="Arial"/>
        </w:rPr>
        <w:t>”}</w:t>
      </w:r>
      <w:r w:rsidR="0037382E" w:rsidRPr="00597222">
        <w:rPr>
          <w:rFonts w:ascii="Arial" w:hAnsi="Arial" w:cs="Arial"/>
        </w:rPr>
        <w:t xml:space="preserve">, </w:t>
      </w:r>
      <w:r w:rsidR="00115010" w:rsidRPr="00597222">
        <w:rPr>
          <w:rFonts w:ascii="Arial" w:hAnsi="Arial" w:cs="Arial"/>
        </w:rPr>
        <w:t xml:space="preserve">banco de dados </w:t>
      </w:r>
      <w:r w:rsidR="00A74D7C" w:rsidRPr="00597222">
        <w:rPr>
          <w:rFonts w:ascii="Arial" w:hAnsi="Arial" w:cs="Arial"/>
        </w:rPr>
        <w:t>{“</w:t>
      </w:r>
      <w:r w:rsidR="00115010" w:rsidRPr="00597222">
        <w:rPr>
          <w:rFonts w:ascii="Arial" w:hAnsi="Arial" w:cs="Arial"/>
        </w:rPr>
        <w:t>Nome</w:t>
      </w:r>
      <w:r w:rsidR="00072710" w:rsidRPr="00597222">
        <w:rPr>
          <w:rFonts w:ascii="Arial" w:hAnsi="Arial" w:cs="Arial"/>
        </w:rPr>
        <w:t>D</w:t>
      </w:r>
      <w:r w:rsidR="00115010" w:rsidRPr="00597222">
        <w:rPr>
          <w:rFonts w:ascii="Arial" w:hAnsi="Arial" w:cs="Arial"/>
        </w:rPr>
        <w:t>o</w:t>
      </w:r>
      <w:r w:rsidR="00072710" w:rsidRPr="00597222">
        <w:rPr>
          <w:rFonts w:ascii="Arial" w:hAnsi="Arial" w:cs="Arial"/>
        </w:rPr>
        <w:t>P</w:t>
      </w:r>
      <w:r w:rsidR="00115010" w:rsidRPr="00597222">
        <w:rPr>
          <w:rFonts w:ascii="Arial" w:hAnsi="Arial" w:cs="Arial"/>
        </w:rPr>
        <w:t>arente</w:t>
      </w:r>
      <w:r w:rsidR="00A74D7C" w:rsidRPr="00597222">
        <w:rPr>
          <w:rFonts w:ascii="Arial" w:hAnsi="Arial" w:cs="Arial"/>
        </w:rPr>
        <w:t>”}</w:t>
      </w:r>
      <w:r w:rsidR="003F0CC7" w:rsidRPr="00597222">
        <w:rPr>
          <w:rFonts w:ascii="Arial" w:hAnsi="Arial" w:cs="Arial"/>
        </w:rPr>
        <w:t>, t</w:t>
      </w:r>
      <w:r w:rsidR="00BB07E4" w:rsidRPr="00597222">
        <w:rPr>
          <w:rFonts w:ascii="Arial" w:hAnsi="Arial" w:cs="Arial"/>
        </w:rPr>
        <w:t xml:space="preserve">udo com base na geolocalização atual do </w:t>
      </w:r>
      <w:r w:rsidR="007F2486" w:rsidRPr="00597222">
        <w:rPr>
          <w:rFonts w:ascii="Arial" w:hAnsi="Arial" w:cs="Arial"/>
        </w:rPr>
        <w:t>usuário</w:t>
      </w:r>
      <w:r w:rsidR="00F313DF" w:rsidRPr="00597222">
        <w:rPr>
          <w:rFonts w:ascii="Arial" w:hAnsi="Arial" w:cs="Arial"/>
        </w:rPr>
        <w:t xml:space="preserve">. </w:t>
      </w:r>
      <w:r w:rsidR="00F313DF" w:rsidRPr="00597222">
        <w:rPr>
          <w:rFonts w:ascii="Arial" w:hAnsi="Arial" w:cs="Arial"/>
          <w:b/>
          <w:bCs/>
        </w:rPr>
        <w:t>Importante</w:t>
      </w:r>
      <w:r w:rsidR="00F313DF" w:rsidRPr="00597222">
        <w:rPr>
          <w:rFonts w:ascii="Arial" w:hAnsi="Arial" w:cs="Arial"/>
        </w:rPr>
        <w:t>: {“solicitar ao usuário na hora do cadastro a liberação para integração api de geolocalização para que o APP - {"</w:t>
      </w:r>
      <w:r w:rsidR="001E5F2F" w:rsidRPr="00597222">
        <w:rPr>
          <w:rFonts w:ascii="Arial" w:hAnsi="Arial" w:cs="Arial"/>
        </w:rPr>
        <w:t>SaúdeCicloDaVida</w:t>
      </w:r>
      <w:r w:rsidR="00F313DF" w:rsidRPr="00597222">
        <w:rPr>
          <w:rFonts w:ascii="Arial" w:hAnsi="Arial" w:cs="Arial"/>
        </w:rPr>
        <w:t>"}, para que possamos integrá-lo ao APP - {"</w:t>
      </w:r>
      <w:r w:rsidR="001E5F2F" w:rsidRPr="00597222">
        <w:rPr>
          <w:rFonts w:ascii="Arial" w:hAnsi="Arial" w:cs="Arial"/>
        </w:rPr>
        <w:t>SaúdeCicloDaVida</w:t>
      </w:r>
      <w:r w:rsidR="00F313DF" w:rsidRPr="00597222">
        <w:rPr>
          <w:rFonts w:ascii="Arial" w:hAnsi="Arial" w:cs="Arial"/>
        </w:rPr>
        <w:t>"}”}.</w:t>
      </w:r>
    </w:p>
    <w:p w14:paraId="27A957D0" w14:textId="77777777" w:rsidR="00F6486F" w:rsidRDefault="00F6486F" w:rsidP="00F313DF">
      <w:pPr>
        <w:spacing w:after="0" w:line="240" w:lineRule="auto"/>
        <w:jc w:val="both"/>
        <w:rPr>
          <w:rFonts w:ascii="Arial" w:hAnsi="Arial" w:cs="Arial"/>
          <w:b/>
          <w:bCs/>
          <w:highlight w:val="yellow"/>
        </w:rPr>
      </w:pPr>
    </w:p>
    <w:p w14:paraId="1C9E45DC" w14:textId="13831AD7" w:rsidR="00C07C5D" w:rsidRPr="00597222" w:rsidRDefault="004253FB" w:rsidP="00F313DF">
      <w:pPr>
        <w:spacing w:after="0" w:line="240" w:lineRule="auto"/>
        <w:jc w:val="both"/>
        <w:rPr>
          <w:rFonts w:ascii="Arial" w:hAnsi="Arial" w:cs="Arial"/>
        </w:rPr>
      </w:pPr>
      <w:r w:rsidRPr="00597222">
        <w:rPr>
          <w:rFonts w:ascii="Arial" w:hAnsi="Arial" w:cs="Arial"/>
          <w:b/>
          <w:bCs/>
          <w:highlight w:val="yellow"/>
        </w:rPr>
        <w:t>Criar um botão</w:t>
      </w:r>
      <w:r w:rsidRPr="00597222">
        <w:rPr>
          <w:rFonts w:ascii="Arial" w:hAnsi="Arial" w:cs="Arial"/>
        </w:rPr>
        <w:t xml:space="preserve"> para levar o parente ao paciente que está passando </w:t>
      </w:r>
      <w:r w:rsidR="00CD0CCA" w:rsidRPr="00597222">
        <w:rPr>
          <w:rFonts w:ascii="Arial" w:hAnsi="Arial" w:cs="Arial"/>
        </w:rPr>
        <w:t>mal</w:t>
      </w:r>
      <w:r w:rsidRPr="00597222">
        <w:rPr>
          <w:rFonts w:ascii="Arial" w:hAnsi="Arial" w:cs="Arial"/>
        </w:rPr>
        <w:t>, ou já mandar o link da localização em tempo real.</w:t>
      </w:r>
    </w:p>
    <w:p w14:paraId="11A574EB" w14:textId="77777777" w:rsidR="00F6486F" w:rsidRDefault="00F6486F" w:rsidP="00F313DF">
      <w:pPr>
        <w:spacing w:after="0" w:line="240" w:lineRule="auto"/>
        <w:jc w:val="both"/>
        <w:rPr>
          <w:rFonts w:ascii="Arial" w:hAnsi="Arial" w:cs="Arial"/>
          <w:b/>
          <w:bCs/>
          <w:highlight w:val="yellow"/>
        </w:rPr>
      </w:pPr>
    </w:p>
    <w:p w14:paraId="5BAD9C55" w14:textId="25B0FB4D" w:rsidR="00785847" w:rsidRPr="00597222" w:rsidRDefault="00785847" w:rsidP="00F313DF">
      <w:pPr>
        <w:spacing w:after="0" w:line="240" w:lineRule="auto"/>
        <w:jc w:val="both"/>
        <w:rPr>
          <w:rFonts w:ascii="Arial" w:hAnsi="Arial" w:cs="Arial"/>
        </w:rPr>
      </w:pPr>
      <w:r w:rsidRPr="00597222">
        <w:rPr>
          <w:rFonts w:ascii="Arial" w:hAnsi="Arial" w:cs="Arial"/>
          <w:b/>
          <w:bCs/>
          <w:highlight w:val="yellow"/>
        </w:rPr>
        <w:t xml:space="preserve">Podemos ter </w:t>
      </w:r>
      <w:r w:rsidR="0016149C" w:rsidRPr="00597222">
        <w:rPr>
          <w:rFonts w:ascii="Arial" w:hAnsi="Arial" w:cs="Arial"/>
          <w:b/>
          <w:bCs/>
          <w:highlight w:val="yellow"/>
        </w:rPr>
        <w:t>após apertar</w:t>
      </w:r>
      <w:r w:rsidR="0016149C" w:rsidRPr="00597222">
        <w:rPr>
          <w:rFonts w:ascii="Arial" w:hAnsi="Arial" w:cs="Arial"/>
          <w:b/>
          <w:bCs/>
        </w:rPr>
        <w:t xml:space="preserve"> </w:t>
      </w:r>
      <w:r w:rsidR="0016149C" w:rsidRPr="00597222">
        <w:rPr>
          <w:rFonts w:ascii="Arial" w:hAnsi="Arial" w:cs="Arial"/>
        </w:rPr>
        <w:t>o botão de pânico dois botões para um outro tipo de even</w:t>
      </w:r>
      <w:r w:rsidR="00FF68B0" w:rsidRPr="00597222">
        <w:rPr>
          <w:rFonts w:ascii="Arial" w:hAnsi="Arial" w:cs="Arial"/>
        </w:rPr>
        <w:t xml:space="preserve">to, exemplo: </w:t>
      </w:r>
      <w:r w:rsidR="004F5BE1" w:rsidRPr="00597222">
        <w:rPr>
          <w:rFonts w:ascii="Arial" w:hAnsi="Arial" w:cs="Arial"/>
        </w:rPr>
        <w:t xml:space="preserve">“coação, assalto, </w:t>
      </w:r>
      <w:proofErr w:type="gramStart"/>
      <w:r w:rsidR="004F5BE1" w:rsidRPr="00597222">
        <w:rPr>
          <w:rFonts w:ascii="Arial" w:hAnsi="Arial" w:cs="Arial"/>
        </w:rPr>
        <w:t>importunação, etc.</w:t>
      </w:r>
      <w:proofErr w:type="gramEnd"/>
      <w:r w:rsidR="00FF68B0" w:rsidRPr="00597222">
        <w:rPr>
          <w:rFonts w:ascii="Arial" w:hAnsi="Arial" w:cs="Arial"/>
        </w:rPr>
        <w:t xml:space="preserve"> </w:t>
      </w:r>
    </w:p>
    <w:p w14:paraId="345A973C" w14:textId="77777777" w:rsidR="002335BB" w:rsidRDefault="002335BB" w:rsidP="00765466">
      <w:pPr>
        <w:spacing w:after="0" w:line="240" w:lineRule="auto"/>
        <w:jc w:val="both"/>
        <w:rPr>
          <w:rFonts w:ascii="Arial" w:hAnsi="Arial" w:cs="Arial"/>
        </w:rPr>
      </w:pPr>
    </w:p>
    <w:p w14:paraId="407373BC" w14:textId="77777777" w:rsidR="00F6486F" w:rsidRDefault="00F6486F" w:rsidP="00765466">
      <w:pPr>
        <w:spacing w:after="0" w:line="240" w:lineRule="auto"/>
        <w:jc w:val="both"/>
        <w:rPr>
          <w:rFonts w:ascii="Arial" w:hAnsi="Arial" w:cs="Arial"/>
        </w:rPr>
      </w:pPr>
    </w:p>
    <w:p w14:paraId="3529F536" w14:textId="77777777" w:rsidR="00F6486F" w:rsidRPr="00597222" w:rsidRDefault="00F6486F" w:rsidP="00765466">
      <w:pPr>
        <w:spacing w:after="0" w:line="240" w:lineRule="auto"/>
        <w:jc w:val="both"/>
        <w:rPr>
          <w:rFonts w:ascii="Arial" w:hAnsi="Arial" w:cs="Arial"/>
        </w:rPr>
      </w:pPr>
    </w:p>
    <w:p w14:paraId="1A1CCB34" w14:textId="1C96C977" w:rsidR="000B3833" w:rsidRPr="00597222" w:rsidRDefault="00322C40" w:rsidP="000B3833">
      <w:pPr>
        <w:spacing w:after="0" w:line="240" w:lineRule="auto"/>
        <w:jc w:val="both"/>
        <w:rPr>
          <w:rFonts w:ascii="Arial" w:hAnsi="Arial" w:cs="Arial"/>
        </w:rPr>
      </w:pPr>
      <w:r w:rsidRPr="00597222">
        <w:rPr>
          <w:rFonts w:ascii="Arial" w:hAnsi="Arial" w:cs="Arial"/>
        </w:rPr>
        <w:t>“</w:t>
      </w:r>
      <w:r w:rsidRPr="00597222">
        <w:rPr>
          <w:rFonts w:ascii="Arial" w:hAnsi="Arial" w:cs="Arial"/>
          <w:b/>
          <w:bCs/>
        </w:rPr>
        <w:t>LOCALIZAÇÃO</w:t>
      </w:r>
      <w:r w:rsidRPr="00597222">
        <w:rPr>
          <w:rFonts w:ascii="Arial" w:hAnsi="Arial" w:cs="Arial"/>
        </w:rPr>
        <w:t>”</w:t>
      </w:r>
      <w:r w:rsidR="002335BB" w:rsidRPr="00597222">
        <w:rPr>
          <w:rFonts w:ascii="Arial" w:hAnsi="Arial" w:cs="Arial"/>
        </w:rPr>
        <w:t>: o botão de lo</w:t>
      </w:r>
      <w:r w:rsidR="00CA27C3" w:rsidRPr="00597222">
        <w:rPr>
          <w:rFonts w:ascii="Arial" w:hAnsi="Arial" w:cs="Arial"/>
        </w:rPr>
        <w:t>calização</w:t>
      </w:r>
      <w:r w:rsidR="00A149E0" w:rsidRPr="00597222">
        <w:rPr>
          <w:rFonts w:ascii="Arial" w:hAnsi="Arial" w:cs="Arial"/>
        </w:rPr>
        <w:t xml:space="preserve"> </w:t>
      </w:r>
      <w:r w:rsidR="00CA27C3" w:rsidRPr="00597222">
        <w:rPr>
          <w:rFonts w:ascii="Arial" w:hAnsi="Arial" w:cs="Arial"/>
        </w:rPr>
        <w:t xml:space="preserve">tem por finalidade após ser </w:t>
      </w:r>
      <w:r w:rsidR="00F769FE" w:rsidRPr="00597222">
        <w:rPr>
          <w:rFonts w:ascii="Arial" w:hAnsi="Arial" w:cs="Arial"/>
        </w:rPr>
        <w:t xml:space="preserve">pressionado trazer </w:t>
      </w:r>
      <w:r w:rsidR="00A149E0" w:rsidRPr="00597222">
        <w:rPr>
          <w:rFonts w:ascii="Arial" w:hAnsi="Arial" w:cs="Arial"/>
        </w:rPr>
        <w:t xml:space="preserve">na </w:t>
      </w:r>
      <w:r w:rsidR="00792E94" w:rsidRPr="00597222">
        <w:rPr>
          <w:rFonts w:ascii="Arial" w:hAnsi="Arial" w:cs="Arial"/>
        </w:rPr>
        <w:t>próxima tela</w:t>
      </w:r>
      <w:r w:rsidR="00A149E0" w:rsidRPr="00597222">
        <w:rPr>
          <w:rFonts w:ascii="Arial" w:hAnsi="Arial" w:cs="Arial"/>
        </w:rPr>
        <w:t xml:space="preserve"> os seguintes </w:t>
      </w:r>
      <w:r w:rsidR="00F769FE" w:rsidRPr="00597222">
        <w:rPr>
          <w:rFonts w:ascii="Arial" w:hAnsi="Arial" w:cs="Arial"/>
        </w:rPr>
        <w:t xml:space="preserve">botões </w:t>
      </w:r>
      <w:r w:rsidR="00B62DB8" w:rsidRPr="00597222">
        <w:rPr>
          <w:rFonts w:ascii="Arial" w:hAnsi="Arial" w:cs="Arial"/>
        </w:rPr>
        <w:t>{“</w:t>
      </w:r>
      <w:r w:rsidR="000B3833" w:rsidRPr="00597222">
        <w:rPr>
          <w:rFonts w:ascii="Arial" w:hAnsi="Arial" w:cs="Arial"/>
        </w:rPr>
        <w:t>H</w:t>
      </w:r>
      <w:r w:rsidR="00B62DB8" w:rsidRPr="00597222">
        <w:rPr>
          <w:rFonts w:ascii="Arial" w:hAnsi="Arial" w:cs="Arial"/>
        </w:rPr>
        <w:t>ospitais”},</w:t>
      </w:r>
      <w:r w:rsidR="00547E4B" w:rsidRPr="00597222">
        <w:rPr>
          <w:rFonts w:ascii="Arial" w:hAnsi="Arial" w:cs="Arial"/>
        </w:rPr>
        <w:t xml:space="preserve"> {“</w:t>
      </w:r>
      <w:r w:rsidR="000B3202" w:rsidRPr="00597222">
        <w:rPr>
          <w:rFonts w:ascii="Arial" w:hAnsi="Arial" w:cs="Arial"/>
        </w:rPr>
        <w:t>P</w:t>
      </w:r>
      <w:r w:rsidR="00B62DB8" w:rsidRPr="00597222">
        <w:rPr>
          <w:rFonts w:ascii="Arial" w:hAnsi="Arial" w:cs="Arial"/>
        </w:rPr>
        <w:t>osto</w:t>
      </w:r>
      <w:r w:rsidR="000B3202" w:rsidRPr="00597222">
        <w:rPr>
          <w:rFonts w:ascii="Arial" w:hAnsi="Arial" w:cs="Arial"/>
        </w:rPr>
        <w:t xml:space="preserve"> </w:t>
      </w:r>
      <w:r w:rsidR="00B62DB8" w:rsidRPr="00597222">
        <w:rPr>
          <w:rFonts w:ascii="Arial" w:hAnsi="Arial" w:cs="Arial"/>
        </w:rPr>
        <w:t xml:space="preserve">de </w:t>
      </w:r>
      <w:r w:rsidR="000B3202" w:rsidRPr="00597222">
        <w:rPr>
          <w:rFonts w:ascii="Arial" w:hAnsi="Arial" w:cs="Arial"/>
        </w:rPr>
        <w:t>S</w:t>
      </w:r>
      <w:r w:rsidR="00547E4B" w:rsidRPr="00597222">
        <w:rPr>
          <w:rFonts w:ascii="Arial" w:hAnsi="Arial" w:cs="Arial"/>
        </w:rPr>
        <w:t>aúde</w:t>
      </w:r>
      <w:r w:rsidR="00A149E0" w:rsidRPr="00597222">
        <w:rPr>
          <w:rFonts w:ascii="Arial" w:hAnsi="Arial" w:cs="Arial"/>
        </w:rPr>
        <w:t>”}, {“UBS”}</w:t>
      </w:r>
      <w:r w:rsidR="000B3202" w:rsidRPr="00597222">
        <w:rPr>
          <w:rFonts w:ascii="Arial" w:hAnsi="Arial" w:cs="Arial"/>
        </w:rPr>
        <w:t>, {“Pronto Socorros”}</w:t>
      </w:r>
      <w:r w:rsidR="000B3833" w:rsidRPr="00597222">
        <w:rPr>
          <w:rFonts w:ascii="Arial" w:hAnsi="Arial" w:cs="Arial"/>
        </w:rPr>
        <w:t xml:space="preserve">, </w:t>
      </w:r>
      <w:r w:rsidR="00B464F0" w:rsidRPr="00597222">
        <w:rPr>
          <w:rFonts w:ascii="Arial" w:hAnsi="Arial" w:cs="Arial"/>
        </w:rPr>
        <w:t>{“Farmácias”</w:t>
      </w:r>
      <w:r w:rsidR="00C245E1" w:rsidRPr="00597222">
        <w:rPr>
          <w:rFonts w:ascii="Arial" w:hAnsi="Arial" w:cs="Arial"/>
        </w:rPr>
        <w:t>}</w:t>
      </w:r>
      <w:r w:rsidR="004A5408" w:rsidRPr="00597222">
        <w:rPr>
          <w:rFonts w:ascii="Arial" w:hAnsi="Arial" w:cs="Arial"/>
        </w:rPr>
        <w:t>, {“</w:t>
      </w:r>
      <w:r w:rsidR="00A2271D" w:rsidRPr="00597222">
        <w:rPr>
          <w:rFonts w:ascii="Arial" w:hAnsi="Arial" w:cs="Arial"/>
        </w:rPr>
        <w:t>NomeD</w:t>
      </w:r>
      <w:r w:rsidR="00A04ED7" w:rsidRPr="00597222">
        <w:rPr>
          <w:rFonts w:ascii="Arial" w:hAnsi="Arial" w:cs="Arial"/>
        </w:rPr>
        <w:t>o</w:t>
      </w:r>
      <w:r w:rsidR="00A2271D" w:rsidRPr="00597222">
        <w:rPr>
          <w:rFonts w:ascii="Arial" w:hAnsi="Arial" w:cs="Arial"/>
        </w:rPr>
        <w:t>Parente</w:t>
      </w:r>
      <w:r w:rsidR="00A04ED7" w:rsidRPr="00597222">
        <w:rPr>
          <w:rFonts w:ascii="Arial" w:hAnsi="Arial" w:cs="Arial"/>
        </w:rPr>
        <w:t>”} neste caso do</w:t>
      </w:r>
      <w:r w:rsidR="0001539C" w:rsidRPr="00597222">
        <w:rPr>
          <w:rFonts w:ascii="Arial" w:hAnsi="Arial" w:cs="Arial"/>
        </w:rPr>
        <w:t xml:space="preserve"> {“NomeDoParente”}</w:t>
      </w:r>
      <w:r w:rsidR="00F30469" w:rsidRPr="00597222">
        <w:rPr>
          <w:rFonts w:ascii="Arial" w:hAnsi="Arial" w:cs="Arial"/>
        </w:rPr>
        <w:t xml:space="preserve"> o sistema vai pegar o endereço do {“NomeDoParente”}</w:t>
      </w:r>
      <w:r w:rsidR="00546E91" w:rsidRPr="00597222">
        <w:rPr>
          <w:rFonts w:ascii="Arial" w:hAnsi="Arial" w:cs="Arial"/>
        </w:rPr>
        <w:t xml:space="preserve"> </w:t>
      </w:r>
      <w:r w:rsidR="00F30469" w:rsidRPr="00597222">
        <w:rPr>
          <w:rFonts w:ascii="Arial" w:hAnsi="Arial" w:cs="Arial"/>
        </w:rPr>
        <w:t>cadastrado no</w:t>
      </w:r>
      <w:r w:rsidR="004A262D" w:rsidRPr="00597222">
        <w:rPr>
          <w:rFonts w:ascii="Arial" w:hAnsi="Arial" w:cs="Arial"/>
        </w:rPr>
        <w:t xml:space="preserve"> </w:t>
      </w:r>
      <w:r w:rsidR="004A262D" w:rsidRPr="00597222">
        <w:rPr>
          <w:rFonts w:ascii="Arial" w:hAnsi="Arial" w:cs="Arial"/>
          <w:b/>
          <w:bCs/>
        </w:rPr>
        <w:t>APP - {"</w:t>
      </w:r>
      <w:r w:rsidR="001E5F2F" w:rsidRPr="00597222">
        <w:rPr>
          <w:rFonts w:ascii="Arial" w:hAnsi="Arial" w:cs="Arial"/>
          <w:b/>
          <w:bCs/>
        </w:rPr>
        <w:t>SaúdeCicloDaVida</w:t>
      </w:r>
      <w:r w:rsidR="004A262D" w:rsidRPr="00597222">
        <w:rPr>
          <w:rFonts w:ascii="Arial" w:hAnsi="Arial" w:cs="Arial"/>
          <w:b/>
          <w:bCs/>
        </w:rPr>
        <w:t>"}</w:t>
      </w:r>
      <w:r w:rsidR="004A262D" w:rsidRPr="00597222">
        <w:rPr>
          <w:rFonts w:ascii="Arial" w:hAnsi="Arial" w:cs="Arial"/>
        </w:rPr>
        <w:t xml:space="preserve"> e trazer a rota para chegar na casa do </w:t>
      </w:r>
      <w:r w:rsidR="00695CA1" w:rsidRPr="00597222">
        <w:rPr>
          <w:rFonts w:ascii="Arial" w:hAnsi="Arial" w:cs="Arial"/>
        </w:rPr>
        <w:t>parente ou pessoa cadastrada</w:t>
      </w:r>
      <w:r w:rsidR="00C245E1" w:rsidRPr="00597222">
        <w:rPr>
          <w:rFonts w:ascii="Arial" w:hAnsi="Arial" w:cs="Arial"/>
        </w:rPr>
        <w:t>,</w:t>
      </w:r>
      <w:r w:rsidR="004A262D" w:rsidRPr="00597222">
        <w:rPr>
          <w:rFonts w:ascii="Arial" w:hAnsi="Arial" w:cs="Arial"/>
        </w:rPr>
        <w:t xml:space="preserve"> </w:t>
      </w:r>
      <w:r w:rsidR="00C245E1" w:rsidRPr="00597222">
        <w:rPr>
          <w:rFonts w:ascii="Arial" w:hAnsi="Arial" w:cs="Arial"/>
        </w:rPr>
        <w:t>tudo</w:t>
      </w:r>
      <w:r w:rsidR="000B3833" w:rsidRPr="00597222">
        <w:rPr>
          <w:rFonts w:ascii="Arial" w:hAnsi="Arial" w:cs="Arial"/>
        </w:rPr>
        <w:t xml:space="preserve"> com base na geolocalização atual do usuário</w:t>
      </w:r>
      <w:r w:rsidR="00C245E1" w:rsidRPr="00597222">
        <w:rPr>
          <w:rFonts w:ascii="Arial" w:hAnsi="Arial" w:cs="Arial"/>
        </w:rPr>
        <w:t xml:space="preserve">. </w:t>
      </w:r>
      <w:r w:rsidR="00C245E1" w:rsidRPr="00597222">
        <w:rPr>
          <w:rFonts w:ascii="Arial" w:hAnsi="Arial" w:cs="Arial"/>
          <w:b/>
          <w:bCs/>
        </w:rPr>
        <w:t>Importante</w:t>
      </w:r>
      <w:r w:rsidR="002E7377" w:rsidRPr="00597222">
        <w:rPr>
          <w:rFonts w:ascii="Arial" w:hAnsi="Arial" w:cs="Arial"/>
        </w:rPr>
        <w:t>: {</w:t>
      </w:r>
      <w:r w:rsidR="000B3833" w:rsidRPr="00597222">
        <w:rPr>
          <w:rFonts w:ascii="Arial" w:hAnsi="Arial" w:cs="Arial"/>
        </w:rPr>
        <w:t xml:space="preserve">“solicitar ao usuário na hora do cadastro a liberação para integração </w:t>
      </w:r>
      <w:r w:rsidR="000B3833" w:rsidRPr="00597222">
        <w:rPr>
          <w:rFonts w:ascii="Arial" w:hAnsi="Arial" w:cs="Arial"/>
        </w:rPr>
        <w:lastRenderedPageBreak/>
        <w:t>api de geolocalização para que o APP - {"</w:t>
      </w:r>
      <w:r w:rsidR="001E5F2F" w:rsidRPr="00597222">
        <w:rPr>
          <w:rFonts w:ascii="Arial" w:hAnsi="Arial" w:cs="Arial"/>
        </w:rPr>
        <w:t>SaúdeCicloDaVida</w:t>
      </w:r>
      <w:r w:rsidR="000B3833" w:rsidRPr="00597222">
        <w:rPr>
          <w:rFonts w:ascii="Arial" w:hAnsi="Arial" w:cs="Arial"/>
        </w:rPr>
        <w:t>"}, para que possamos integrá-lo ao APP - {"</w:t>
      </w:r>
      <w:r w:rsidR="001E5F2F" w:rsidRPr="00597222">
        <w:rPr>
          <w:rFonts w:ascii="Arial" w:hAnsi="Arial" w:cs="Arial"/>
        </w:rPr>
        <w:t>SaúdeCicloDaVida</w:t>
      </w:r>
      <w:r w:rsidR="000B3833" w:rsidRPr="00597222">
        <w:rPr>
          <w:rFonts w:ascii="Arial" w:hAnsi="Arial" w:cs="Arial"/>
        </w:rPr>
        <w:t>"}”}.</w:t>
      </w:r>
    </w:p>
    <w:p w14:paraId="1C4F3548" w14:textId="77777777" w:rsidR="002C738D" w:rsidRPr="00597222" w:rsidRDefault="002C738D" w:rsidP="00765466">
      <w:pPr>
        <w:spacing w:after="0" w:line="240" w:lineRule="auto"/>
        <w:jc w:val="both"/>
        <w:rPr>
          <w:rFonts w:ascii="Arial" w:hAnsi="Arial" w:cs="Arial"/>
          <w:b/>
          <w:bCs/>
        </w:rPr>
      </w:pPr>
    </w:p>
    <w:p w14:paraId="3E631589" w14:textId="525F4A32" w:rsidR="00A90408" w:rsidRPr="00597222" w:rsidRDefault="00D30C72" w:rsidP="00765466">
      <w:pPr>
        <w:spacing w:after="0" w:line="240" w:lineRule="auto"/>
        <w:jc w:val="both"/>
        <w:rPr>
          <w:rFonts w:ascii="Arial" w:hAnsi="Arial" w:cs="Arial"/>
          <w:b/>
          <w:bCs/>
        </w:rPr>
      </w:pPr>
      <w:r w:rsidRPr="00597222">
        <w:rPr>
          <w:rFonts w:ascii="Arial" w:hAnsi="Arial" w:cs="Arial"/>
          <w:b/>
          <w:bCs/>
        </w:rPr>
        <w:t>“CADASTROS GERAIS”</w:t>
      </w:r>
    </w:p>
    <w:p w14:paraId="5D336869" w14:textId="1E44C912" w:rsidR="00991955" w:rsidRPr="00597222" w:rsidRDefault="00A6029F" w:rsidP="00765466">
      <w:pPr>
        <w:spacing w:after="0" w:line="240" w:lineRule="auto"/>
        <w:jc w:val="both"/>
        <w:rPr>
          <w:rFonts w:ascii="Arial" w:hAnsi="Arial" w:cs="Arial"/>
        </w:rPr>
      </w:pPr>
      <w:r w:rsidRPr="00597222">
        <w:rPr>
          <w:rFonts w:ascii="Arial" w:hAnsi="Arial" w:cs="Arial"/>
          <w:b/>
          <w:bCs/>
        </w:rPr>
        <w:t>MeusDados:</w:t>
      </w:r>
      <w:r w:rsidR="001B1349" w:rsidRPr="00597222">
        <w:rPr>
          <w:rFonts w:ascii="Arial" w:hAnsi="Arial" w:cs="Arial"/>
          <w:b/>
          <w:bCs/>
        </w:rPr>
        <w:t xml:space="preserve"> </w:t>
      </w:r>
      <w:r w:rsidR="001B1349" w:rsidRPr="00597222">
        <w:rPr>
          <w:rFonts w:ascii="Arial" w:hAnsi="Arial" w:cs="Arial"/>
        </w:rPr>
        <w:t>Ca</w:t>
      </w:r>
      <w:r w:rsidR="00DE74EE" w:rsidRPr="00597222">
        <w:rPr>
          <w:rFonts w:ascii="Arial" w:hAnsi="Arial" w:cs="Arial"/>
        </w:rPr>
        <w:t>dastro</w:t>
      </w:r>
      <w:r w:rsidR="005C04B5" w:rsidRPr="00597222">
        <w:rPr>
          <w:rFonts w:ascii="Arial" w:hAnsi="Arial" w:cs="Arial"/>
        </w:rPr>
        <w:t xml:space="preserve"> do usuário com os seguintes campos, </w:t>
      </w:r>
      <w:r w:rsidRPr="00597222">
        <w:rPr>
          <w:rFonts w:ascii="Arial" w:hAnsi="Arial" w:cs="Arial"/>
        </w:rPr>
        <w:t xml:space="preserve">{“Nome Completo”}, </w:t>
      </w:r>
      <w:r w:rsidR="00E71BAB" w:rsidRPr="00597222">
        <w:rPr>
          <w:rFonts w:ascii="Arial" w:hAnsi="Arial" w:cs="Arial"/>
        </w:rPr>
        <w:t xml:space="preserve">{“Telefone”}, {“Data de </w:t>
      </w:r>
      <w:r w:rsidR="003D6D91" w:rsidRPr="00597222">
        <w:rPr>
          <w:rFonts w:ascii="Arial" w:hAnsi="Arial" w:cs="Arial"/>
        </w:rPr>
        <w:t>Nascimento</w:t>
      </w:r>
      <w:r w:rsidR="00E71BAB" w:rsidRPr="00597222">
        <w:rPr>
          <w:rFonts w:ascii="Arial" w:hAnsi="Arial" w:cs="Arial"/>
        </w:rPr>
        <w:t>”}</w:t>
      </w:r>
      <w:r w:rsidR="003D6D91" w:rsidRPr="00597222">
        <w:rPr>
          <w:rFonts w:ascii="Arial" w:hAnsi="Arial" w:cs="Arial"/>
        </w:rPr>
        <w:t>, {</w:t>
      </w:r>
      <w:r w:rsidR="003E179F" w:rsidRPr="00597222">
        <w:rPr>
          <w:rFonts w:ascii="Arial" w:hAnsi="Arial" w:cs="Arial"/>
        </w:rPr>
        <w:t>“e-mail”}</w:t>
      </w:r>
      <w:r w:rsidR="003E7C35" w:rsidRPr="00597222">
        <w:rPr>
          <w:rFonts w:ascii="Arial" w:hAnsi="Arial" w:cs="Arial"/>
        </w:rPr>
        <w:t>, {“CPF”}</w:t>
      </w:r>
      <w:r w:rsidR="000D4002" w:rsidRPr="00597222">
        <w:rPr>
          <w:rFonts w:ascii="Arial" w:hAnsi="Arial" w:cs="Arial"/>
        </w:rPr>
        <w:t xml:space="preserve"> e {“</w:t>
      </w:r>
      <w:r w:rsidR="00770A7E" w:rsidRPr="00597222">
        <w:rPr>
          <w:rFonts w:ascii="Arial" w:hAnsi="Arial" w:cs="Arial"/>
        </w:rPr>
        <w:t>E</w:t>
      </w:r>
      <w:r w:rsidR="000D4002" w:rsidRPr="00597222">
        <w:rPr>
          <w:rFonts w:ascii="Arial" w:hAnsi="Arial" w:cs="Arial"/>
        </w:rPr>
        <w:t>ndereço</w:t>
      </w:r>
      <w:r w:rsidR="00770A7E" w:rsidRPr="00597222">
        <w:rPr>
          <w:rFonts w:ascii="Arial" w:hAnsi="Arial" w:cs="Arial"/>
        </w:rPr>
        <w:t>”}.</w:t>
      </w:r>
    </w:p>
    <w:p w14:paraId="5341E905" w14:textId="77777777" w:rsidR="0097398D" w:rsidRPr="00597222" w:rsidRDefault="0097398D" w:rsidP="00765466">
      <w:pPr>
        <w:spacing w:after="0" w:line="240" w:lineRule="auto"/>
        <w:jc w:val="both"/>
        <w:rPr>
          <w:rFonts w:ascii="Arial" w:hAnsi="Arial" w:cs="Arial"/>
        </w:rPr>
      </w:pPr>
    </w:p>
    <w:p w14:paraId="5B675204" w14:textId="26F15E90" w:rsidR="00F311B1" w:rsidRPr="00597222" w:rsidRDefault="0066545C" w:rsidP="00765466">
      <w:pPr>
        <w:spacing w:after="0" w:line="240" w:lineRule="auto"/>
        <w:jc w:val="both"/>
        <w:rPr>
          <w:rFonts w:ascii="Arial" w:hAnsi="Arial" w:cs="Arial"/>
        </w:rPr>
      </w:pPr>
      <w:r w:rsidRPr="00597222">
        <w:rPr>
          <w:rFonts w:ascii="Arial" w:hAnsi="Arial" w:cs="Arial"/>
          <w:b/>
          <w:bCs/>
          <w:highlight w:val="yellow"/>
        </w:rPr>
        <w:t>O paciente neste caso o {“usuário”}</w:t>
      </w:r>
      <w:r w:rsidR="00E71CB9" w:rsidRPr="00597222">
        <w:rPr>
          <w:rFonts w:ascii="Arial" w:hAnsi="Arial" w:cs="Arial"/>
          <w:b/>
          <w:bCs/>
          <w:highlight w:val="yellow"/>
        </w:rPr>
        <w:t xml:space="preserve">, </w:t>
      </w:r>
      <w:r w:rsidR="0022526E" w:rsidRPr="00597222">
        <w:rPr>
          <w:rFonts w:ascii="Arial" w:hAnsi="Arial" w:cs="Arial"/>
          <w:b/>
          <w:bCs/>
          <w:highlight w:val="yellow"/>
        </w:rPr>
        <w:t>após informar</w:t>
      </w:r>
      <w:r w:rsidR="0022526E" w:rsidRPr="00597222">
        <w:rPr>
          <w:rFonts w:ascii="Arial" w:hAnsi="Arial" w:cs="Arial"/>
          <w:b/>
          <w:bCs/>
        </w:rPr>
        <w:t xml:space="preserve"> </w:t>
      </w:r>
      <w:r w:rsidR="00114DD5" w:rsidRPr="00597222">
        <w:rPr>
          <w:rFonts w:ascii="Arial" w:hAnsi="Arial" w:cs="Arial"/>
        </w:rPr>
        <w:t>{“O app pode incluir login com e-mail ou CPF, conforme definido na infraestrutura base”},</w:t>
      </w:r>
      <w:r w:rsidR="00E71CB9" w:rsidRPr="00597222">
        <w:rPr>
          <w:rFonts w:ascii="Arial" w:hAnsi="Arial" w:cs="Arial"/>
        </w:rPr>
        <w:t xml:space="preserve"> </w:t>
      </w:r>
      <w:r w:rsidR="00114DD5" w:rsidRPr="00597222">
        <w:rPr>
          <w:rFonts w:ascii="Arial" w:hAnsi="Arial" w:cs="Arial"/>
        </w:rPr>
        <w:t>só pode</w:t>
      </w:r>
      <w:r w:rsidR="00C24F62" w:rsidRPr="00597222">
        <w:rPr>
          <w:rFonts w:ascii="Arial" w:hAnsi="Arial" w:cs="Arial"/>
        </w:rPr>
        <w:t xml:space="preserve">rá utilizar o sistema se o banco de dados </w:t>
      </w:r>
      <w:r w:rsidR="009E496A" w:rsidRPr="00597222">
        <w:rPr>
          <w:rFonts w:ascii="Arial" w:hAnsi="Arial" w:cs="Arial"/>
        </w:rPr>
        <w:t>[</w:t>
      </w:r>
      <w:r w:rsidR="009E496A" w:rsidRPr="00597222">
        <w:rPr>
          <w:rFonts w:ascii="Arial" w:hAnsi="Arial" w:cs="Arial"/>
          <w:b/>
          <w:bCs/>
        </w:rPr>
        <w:t xml:space="preserve">MeusDados: </w:t>
      </w:r>
      <w:r w:rsidR="009E496A" w:rsidRPr="00597222">
        <w:rPr>
          <w:rFonts w:ascii="Arial" w:hAnsi="Arial" w:cs="Arial"/>
        </w:rPr>
        <w:t>Cadastro do usuário com os seguintes campos, {“Nome Completo”}, {“Telefone”}, {“Data de Nascimento”}, {“e-mail”}, {“CPF”} e {“Endereço”}.], estiver completamente preenchido</w:t>
      </w:r>
      <w:r w:rsidR="00E71CB9" w:rsidRPr="00597222">
        <w:rPr>
          <w:rFonts w:ascii="Arial" w:hAnsi="Arial" w:cs="Arial"/>
        </w:rPr>
        <w:t xml:space="preserve">, </w:t>
      </w:r>
      <w:r w:rsidR="0005391B" w:rsidRPr="00597222">
        <w:rPr>
          <w:rFonts w:ascii="Arial" w:hAnsi="Arial" w:cs="Arial"/>
        </w:rPr>
        <w:t xml:space="preserve">temos como dar </w:t>
      </w:r>
      <w:r w:rsidR="003672A8" w:rsidRPr="00597222">
        <w:rPr>
          <w:rFonts w:ascii="Arial" w:hAnsi="Arial" w:cs="Arial"/>
        </w:rPr>
        <w:t>esta</w:t>
      </w:r>
      <w:r w:rsidR="0005391B" w:rsidRPr="00597222">
        <w:rPr>
          <w:rFonts w:ascii="Arial" w:hAnsi="Arial" w:cs="Arial"/>
        </w:rPr>
        <w:t xml:space="preserve"> informação logo após ele fazer o primeiro acesso</w:t>
      </w:r>
      <w:r w:rsidR="003672A8" w:rsidRPr="00597222">
        <w:rPr>
          <w:rFonts w:ascii="Arial" w:hAnsi="Arial" w:cs="Arial"/>
        </w:rPr>
        <w:t xml:space="preserve">, </w:t>
      </w:r>
      <w:r w:rsidR="00BA469E" w:rsidRPr="00597222">
        <w:rPr>
          <w:rFonts w:ascii="Arial" w:hAnsi="Arial" w:cs="Arial"/>
        </w:rPr>
        <w:t xml:space="preserve">algo chamando a atenção dele para esta </w:t>
      </w:r>
      <w:r w:rsidR="00540DB7" w:rsidRPr="00597222">
        <w:rPr>
          <w:rFonts w:ascii="Arial" w:hAnsi="Arial" w:cs="Arial"/>
        </w:rPr>
        <w:t>obrigatoriedade.</w:t>
      </w:r>
      <w:r w:rsidR="005B7A4F" w:rsidRPr="00597222">
        <w:rPr>
          <w:rFonts w:ascii="Arial" w:hAnsi="Arial" w:cs="Arial"/>
        </w:rPr>
        <w:t xml:space="preserve"> </w:t>
      </w:r>
      <w:r w:rsidR="0005391B" w:rsidRPr="00597222">
        <w:rPr>
          <w:rFonts w:ascii="Arial" w:hAnsi="Arial" w:cs="Arial"/>
        </w:rPr>
        <w:t>T</w:t>
      </w:r>
      <w:r w:rsidR="009E496A" w:rsidRPr="00597222">
        <w:rPr>
          <w:rFonts w:ascii="Arial" w:hAnsi="Arial" w:cs="Arial"/>
        </w:rPr>
        <w:t>emos como deixar esta ro</w:t>
      </w:r>
      <w:r w:rsidRPr="00597222">
        <w:rPr>
          <w:rFonts w:ascii="Arial" w:hAnsi="Arial" w:cs="Arial"/>
        </w:rPr>
        <w:t xml:space="preserve">tina já implementada agora e depois voltamos </w:t>
      </w:r>
      <w:r w:rsidR="0005391B" w:rsidRPr="00597222">
        <w:rPr>
          <w:rFonts w:ascii="Arial" w:hAnsi="Arial" w:cs="Arial"/>
        </w:rPr>
        <w:t xml:space="preserve">de </w:t>
      </w:r>
      <w:r w:rsidRPr="00597222">
        <w:rPr>
          <w:rFonts w:ascii="Arial" w:hAnsi="Arial" w:cs="Arial"/>
        </w:rPr>
        <w:t>onde</w:t>
      </w:r>
      <w:r w:rsidR="0005391B" w:rsidRPr="00597222">
        <w:rPr>
          <w:rFonts w:ascii="Arial" w:hAnsi="Arial" w:cs="Arial"/>
        </w:rPr>
        <w:t xml:space="preserve"> paramos</w:t>
      </w:r>
      <w:r w:rsidR="005B7A4F" w:rsidRPr="00597222">
        <w:rPr>
          <w:rFonts w:ascii="Arial" w:hAnsi="Arial" w:cs="Arial"/>
        </w:rPr>
        <w:t xml:space="preserve">, </w:t>
      </w:r>
      <w:proofErr w:type="gramStart"/>
      <w:r w:rsidR="007F1E10" w:rsidRPr="00597222">
        <w:rPr>
          <w:rFonts w:ascii="Arial" w:hAnsi="Arial" w:cs="Arial"/>
        </w:rPr>
        <w:t>{“ Se</w:t>
      </w:r>
      <w:proofErr w:type="gramEnd"/>
      <w:r w:rsidR="007F1E10" w:rsidRPr="00597222">
        <w:rPr>
          <w:rFonts w:ascii="Arial" w:hAnsi="Arial" w:cs="Arial"/>
        </w:rPr>
        <w:t xml:space="preserve"> quiser, seguimos agora com o próximo passo técnico e cronológico: </w:t>
      </w:r>
      <w:r w:rsidR="007F1E10" w:rsidRPr="00597222">
        <w:rPr>
          <w:rFonts w:ascii="Arial" w:hAnsi="Arial" w:cs="Arial"/>
          <w:b/>
          <w:bCs/>
        </w:rPr>
        <w:t>implementação completa da categoria MEDICAMENTOS</w:t>
      </w:r>
      <w:r w:rsidR="007F1E10" w:rsidRPr="00597222">
        <w:rPr>
          <w:rFonts w:ascii="Arial" w:hAnsi="Arial" w:cs="Arial"/>
        </w:rPr>
        <w:t>. Vamos avançar.}.</w:t>
      </w:r>
    </w:p>
    <w:p w14:paraId="4D811F61" w14:textId="77777777" w:rsidR="006A127B" w:rsidRPr="00597222" w:rsidRDefault="006A127B" w:rsidP="00765466">
      <w:pPr>
        <w:spacing w:after="0" w:line="240" w:lineRule="auto"/>
        <w:jc w:val="both"/>
        <w:rPr>
          <w:rFonts w:ascii="Arial" w:hAnsi="Arial" w:cs="Arial"/>
        </w:rPr>
      </w:pPr>
    </w:p>
    <w:p w14:paraId="56F2A28E" w14:textId="45B795CC" w:rsidR="006A127B" w:rsidRPr="00597222" w:rsidRDefault="009750BA" w:rsidP="00765466">
      <w:pPr>
        <w:spacing w:after="0" w:line="240" w:lineRule="auto"/>
        <w:jc w:val="both"/>
        <w:rPr>
          <w:rFonts w:ascii="Arial" w:hAnsi="Arial" w:cs="Arial"/>
        </w:rPr>
      </w:pPr>
      <w:r w:rsidRPr="00597222">
        <w:rPr>
          <w:rFonts w:ascii="Arial" w:hAnsi="Arial" w:cs="Arial"/>
          <w:b/>
          <w:bCs/>
          <w:highlight w:val="yellow"/>
        </w:rPr>
        <w:t>Podemos melhora esta frase</w:t>
      </w:r>
      <w:r w:rsidRPr="00597222">
        <w:rPr>
          <w:rFonts w:ascii="Arial" w:hAnsi="Arial" w:cs="Arial"/>
          <w:b/>
          <w:bCs/>
        </w:rPr>
        <w:t xml:space="preserve"> </w:t>
      </w:r>
      <w:r w:rsidRPr="00597222">
        <w:rPr>
          <w:rFonts w:ascii="Arial" w:hAnsi="Arial" w:cs="Arial"/>
        </w:rPr>
        <w:t>"Para utilizar o sistema, é necessário preencher todos os dados pessoais.", para não ficar uma coisa autoritária, mais informativa {"exemplo: para que o app funcione corretamente, ou para que o app lhe forneça dados seguros"}, o que você acha?</w:t>
      </w:r>
    </w:p>
    <w:p w14:paraId="3C9E9A51" w14:textId="77777777" w:rsidR="006A127B" w:rsidRPr="00597222" w:rsidRDefault="006A127B" w:rsidP="00765466">
      <w:pPr>
        <w:spacing w:after="0" w:line="240" w:lineRule="auto"/>
        <w:jc w:val="both"/>
        <w:rPr>
          <w:rFonts w:ascii="Arial" w:hAnsi="Arial" w:cs="Arial"/>
        </w:rPr>
      </w:pPr>
    </w:p>
    <w:p w14:paraId="1386F70E" w14:textId="1656BA05" w:rsidR="00414B1C" w:rsidRPr="00597222" w:rsidRDefault="0065213B" w:rsidP="00765466">
      <w:pPr>
        <w:spacing w:after="0" w:line="240" w:lineRule="auto"/>
        <w:jc w:val="both"/>
        <w:rPr>
          <w:rFonts w:ascii="Arial" w:hAnsi="Arial" w:cs="Arial"/>
        </w:rPr>
      </w:pPr>
      <w:r w:rsidRPr="00597222">
        <w:rPr>
          <w:rFonts w:ascii="Arial" w:hAnsi="Arial" w:cs="Arial"/>
          <w:b/>
          <w:bCs/>
        </w:rPr>
        <w:t>NomeEntidade</w:t>
      </w:r>
      <w:r w:rsidR="00414B1C" w:rsidRPr="00597222">
        <w:rPr>
          <w:rFonts w:ascii="Arial" w:hAnsi="Arial" w:cs="Arial"/>
          <w:b/>
          <w:bCs/>
        </w:rPr>
        <w:t xml:space="preserve">: </w:t>
      </w:r>
      <w:r w:rsidR="00414B1C" w:rsidRPr="00597222">
        <w:rPr>
          <w:rFonts w:ascii="Arial" w:hAnsi="Arial" w:cs="Arial"/>
        </w:rPr>
        <w:t xml:space="preserve">Cadastro </w:t>
      </w:r>
      <w:r w:rsidRPr="00597222">
        <w:rPr>
          <w:rFonts w:ascii="Arial" w:hAnsi="Arial" w:cs="Arial"/>
        </w:rPr>
        <w:t>da entidade</w:t>
      </w:r>
      <w:r w:rsidR="001B5CDD" w:rsidRPr="00597222">
        <w:rPr>
          <w:rFonts w:ascii="Arial" w:hAnsi="Arial" w:cs="Arial"/>
        </w:rPr>
        <w:t xml:space="preserve"> </w:t>
      </w:r>
      <w:r w:rsidR="00AD25F2" w:rsidRPr="00597222">
        <w:rPr>
          <w:rFonts w:ascii="Arial" w:hAnsi="Arial" w:cs="Arial"/>
        </w:rPr>
        <w:t xml:space="preserve">no SaaS {“Saúde Ciclo da Vida”} para </w:t>
      </w:r>
      <w:r w:rsidR="00D319EB" w:rsidRPr="00597222">
        <w:rPr>
          <w:rFonts w:ascii="Arial" w:hAnsi="Arial" w:cs="Arial"/>
        </w:rPr>
        <w:t>vínculo</w:t>
      </w:r>
      <w:r w:rsidR="00AD25F2" w:rsidRPr="00597222">
        <w:rPr>
          <w:rFonts w:ascii="Arial" w:hAnsi="Arial" w:cs="Arial"/>
        </w:rPr>
        <w:t xml:space="preserve"> do </w:t>
      </w:r>
      <w:r w:rsidRPr="00597222">
        <w:rPr>
          <w:rFonts w:ascii="Arial" w:hAnsi="Arial" w:cs="Arial"/>
        </w:rPr>
        <w:t>uso gratuito do aplicativo</w:t>
      </w:r>
      <w:r w:rsidR="001B5CDD" w:rsidRPr="00597222">
        <w:rPr>
          <w:rFonts w:ascii="Arial" w:hAnsi="Arial" w:cs="Arial"/>
        </w:rPr>
        <w:t xml:space="preserve"> por pessoas com deficiência</w:t>
      </w:r>
      <w:r w:rsidR="00D319EB" w:rsidRPr="00597222">
        <w:rPr>
          <w:rFonts w:ascii="Arial" w:hAnsi="Arial" w:cs="Arial"/>
        </w:rPr>
        <w:t xml:space="preserve"> terá os </w:t>
      </w:r>
      <w:proofErr w:type="gramStart"/>
      <w:r w:rsidR="00D319EB" w:rsidRPr="00597222">
        <w:rPr>
          <w:rFonts w:ascii="Arial" w:hAnsi="Arial" w:cs="Arial"/>
        </w:rPr>
        <w:t>seguinte</w:t>
      </w:r>
      <w:r w:rsidR="0063614B" w:rsidRPr="00597222">
        <w:rPr>
          <w:rFonts w:ascii="Arial" w:hAnsi="Arial" w:cs="Arial"/>
        </w:rPr>
        <w:t xml:space="preserve"> c</w:t>
      </w:r>
      <w:r w:rsidR="00D319EB" w:rsidRPr="00597222">
        <w:rPr>
          <w:rFonts w:ascii="Arial" w:hAnsi="Arial" w:cs="Arial"/>
        </w:rPr>
        <w:t>ampos</w:t>
      </w:r>
      <w:proofErr w:type="gramEnd"/>
      <w:r w:rsidR="0063614B" w:rsidRPr="00597222">
        <w:rPr>
          <w:rFonts w:ascii="Arial" w:hAnsi="Arial" w:cs="Arial"/>
        </w:rPr>
        <w:t xml:space="preserve"> </w:t>
      </w:r>
      <w:r w:rsidR="00414B1C" w:rsidRPr="00597222">
        <w:rPr>
          <w:rFonts w:ascii="Arial" w:hAnsi="Arial" w:cs="Arial"/>
        </w:rPr>
        <w:t>{“Nome Completo”}, {“Telefone”}, {“</w:t>
      </w:r>
      <w:r w:rsidR="0063614B" w:rsidRPr="00597222">
        <w:rPr>
          <w:rFonts w:ascii="Arial" w:hAnsi="Arial" w:cs="Arial"/>
        </w:rPr>
        <w:t>CNPJ</w:t>
      </w:r>
      <w:r w:rsidR="00414B1C" w:rsidRPr="00597222">
        <w:rPr>
          <w:rFonts w:ascii="Arial" w:hAnsi="Arial" w:cs="Arial"/>
        </w:rPr>
        <w:t xml:space="preserve">”}, {“e-mail”}, </w:t>
      </w:r>
      <w:r w:rsidR="0063614B" w:rsidRPr="00597222">
        <w:rPr>
          <w:rFonts w:ascii="Arial" w:hAnsi="Arial" w:cs="Arial"/>
        </w:rPr>
        <w:t>estar cadastrada n</w:t>
      </w:r>
      <w:r w:rsidR="00804680" w:rsidRPr="00597222">
        <w:rPr>
          <w:rFonts w:ascii="Arial" w:hAnsi="Arial" w:cs="Arial"/>
        </w:rPr>
        <w:t>o</w:t>
      </w:r>
      <w:r w:rsidR="00357549" w:rsidRPr="00597222">
        <w:rPr>
          <w:rFonts w:ascii="Arial" w:hAnsi="Arial" w:cs="Arial"/>
        </w:rPr>
        <w:t xml:space="preserve"> </w:t>
      </w:r>
      <w:r w:rsidR="00156C73" w:rsidRPr="00597222">
        <w:rPr>
          <w:rFonts w:ascii="Arial" w:hAnsi="Arial" w:cs="Arial"/>
        </w:rPr>
        <w:t>órgão c</w:t>
      </w:r>
      <w:r w:rsidR="00357549" w:rsidRPr="00597222">
        <w:rPr>
          <w:rFonts w:ascii="Arial" w:hAnsi="Arial" w:cs="Arial"/>
        </w:rPr>
        <w:t>o</w:t>
      </w:r>
      <w:r w:rsidR="00156C73" w:rsidRPr="00597222">
        <w:rPr>
          <w:rFonts w:ascii="Arial" w:hAnsi="Arial" w:cs="Arial"/>
        </w:rPr>
        <w:t>mpetente {“</w:t>
      </w:r>
      <w:r w:rsidR="00FF1ED3" w:rsidRPr="00597222">
        <w:rPr>
          <w:rFonts w:ascii="Arial" w:hAnsi="Arial" w:cs="Arial"/>
        </w:rPr>
        <w:t>A principal instituição federal responsável por regular e formular políticas para pessoas com deficiência é a </w:t>
      </w:r>
      <w:r w:rsidR="00FF1ED3" w:rsidRPr="00597222">
        <w:rPr>
          <w:rFonts w:ascii="Arial" w:hAnsi="Arial" w:cs="Arial"/>
          <w:b/>
          <w:bCs/>
        </w:rPr>
        <w:t>Secretaria Nacional dos Direitos da Pessoa com Deficiência (SNPD)</w:t>
      </w:r>
      <w:r w:rsidR="00FF1ED3" w:rsidRPr="00597222">
        <w:rPr>
          <w:rFonts w:ascii="Arial" w:hAnsi="Arial" w:cs="Arial"/>
        </w:rPr>
        <w:t>, que faz parte do Ministério dos Direitos Humanos e da Cidadania. Para se certificar do funcionamento de uma entidade, é necessário verificar se ela possui um </w:t>
      </w:r>
      <w:hyperlink r:id="rId6" w:tgtFrame="_blank" w:history="1">
        <w:r w:rsidR="00FF1ED3" w:rsidRPr="00597222">
          <w:rPr>
            <w:rStyle w:val="Hyperlink"/>
            <w:rFonts w:ascii="Arial" w:hAnsi="Arial" w:cs="Arial"/>
            <w:b/>
            <w:bCs/>
          </w:rPr>
          <w:t>Certificado de Entidade de Apoio (CEA)</w:t>
        </w:r>
      </w:hyperlink>
      <w:r w:rsidR="00156C73" w:rsidRPr="00597222">
        <w:rPr>
          <w:rFonts w:ascii="Arial" w:hAnsi="Arial" w:cs="Arial"/>
        </w:rPr>
        <w:t>”}</w:t>
      </w:r>
    </w:p>
    <w:p w14:paraId="6F7C349D" w14:textId="77777777" w:rsidR="00414B1C" w:rsidRPr="00597222" w:rsidRDefault="00414B1C" w:rsidP="00765466">
      <w:pPr>
        <w:spacing w:after="0" w:line="240" w:lineRule="auto"/>
        <w:jc w:val="both"/>
        <w:rPr>
          <w:rFonts w:ascii="Arial" w:hAnsi="Arial" w:cs="Arial"/>
        </w:rPr>
      </w:pPr>
    </w:p>
    <w:p w14:paraId="0EE29DCB" w14:textId="459AA942" w:rsidR="009B5020" w:rsidRPr="00597222" w:rsidRDefault="009B5020" w:rsidP="00765466">
      <w:pPr>
        <w:spacing w:after="0" w:line="240" w:lineRule="auto"/>
        <w:jc w:val="both"/>
        <w:rPr>
          <w:rFonts w:ascii="Arial" w:hAnsi="Arial" w:cs="Arial"/>
        </w:rPr>
      </w:pPr>
      <w:r w:rsidRPr="00597222">
        <w:rPr>
          <w:rFonts w:ascii="Arial" w:hAnsi="Arial" w:cs="Arial"/>
        </w:rPr>
        <w:t>=======================================================================</w:t>
      </w:r>
    </w:p>
    <w:p w14:paraId="54F335C1" w14:textId="77777777" w:rsidR="009B5020" w:rsidRPr="00597222" w:rsidRDefault="009B5020" w:rsidP="00765466">
      <w:pPr>
        <w:spacing w:after="0" w:line="240" w:lineRule="auto"/>
        <w:jc w:val="both"/>
        <w:rPr>
          <w:rFonts w:ascii="Arial" w:hAnsi="Arial" w:cs="Arial"/>
          <w:b/>
          <w:bCs/>
        </w:rPr>
      </w:pPr>
    </w:p>
    <w:p w14:paraId="6CD27F17" w14:textId="2C93E78D" w:rsidR="0003538C" w:rsidRPr="00597222" w:rsidRDefault="008D2B71" w:rsidP="00765466">
      <w:pPr>
        <w:spacing w:after="0" w:line="240" w:lineRule="auto"/>
        <w:jc w:val="both"/>
        <w:rPr>
          <w:rFonts w:ascii="Arial" w:hAnsi="Arial" w:cs="Arial"/>
        </w:rPr>
      </w:pPr>
      <w:r>
        <w:rPr>
          <w:rFonts w:ascii="Arial" w:hAnsi="Arial" w:cs="Arial"/>
          <w:b/>
          <w:bCs/>
        </w:rPr>
        <w:t>NomeDoProfissional</w:t>
      </w:r>
      <w:r w:rsidR="0003538C" w:rsidRPr="00597222">
        <w:rPr>
          <w:rFonts w:ascii="Arial" w:hAnsi="Arial" w:cs="Arial"/>
          <w:b/>
          <w:bCs/>
        </w:rPr>
        <w:t>:</w:t>
      </w:r>
      <w:r w:rsidR="005C04B5" w:rsidRPr="00597222">
        <w:rPr>
          <w:rFonts w:ascii="Arial" w:hAnsi="Arial" w:cs="Arial"/>
          <w:b/>
          <w:bCs/>
        </w:rPr>
        <w:t xml:space="preserve"> </w:t>
      </w:r>
      <w:r w:rsidR="005C04B5" w:rsidRPr="00597222">
        <w:rPr>
          <w:rFonts w:ascii="Arial" w:hAnsi="Arial" w:cs="Arial"/>
        </w:rPr>
        <w:t xml:space="preserve">Cadastro do </w:t>
      </w:r>
      <w:r w:rsidR="00B56717" w:rsidRPr="00597222">
        <w:rPr>
          <w:rFonts w:ascii="Arial" w:hAnsi="Arial" w:cs="Arial"/>
        </w:rPr>
        <w:t xml:space="preserve">médico </w:t>
      </w:r>
      <w:r w:rsidR="005C04B5" w:rsidRPr="00597222">
        <w:rPr>
          <w:rFonts w:ascii="Arial" w:hAnsi="Arial" w:cs="Arial"/>
        </w:rPr>
        <w:t>com os seguintes campos</w:t>
      </w:r>
      <w:r w:rsidR="00313135" w:rsidRPr="00597222">
        <w:rPr>
          <w:rFonts w:ascii="Arial" w:hAnsi="Arial" w:cs="Arial"/>
        </w:rPr>
        <w:t xml:space="preserve">, </w:t>
      </w:r>
      <w:r w:rsidR="0003538C" w:rsidRPr="00597222">
        <w:rPr>
          <w:rFonts w:ascii="Arial" w:hAnsi="Arial" w:cs="Arial"/>
        </w:rPr>
        <w:t xml:space="preserve">{“Nome Completo”}, {“Telefone”}, {“CRM”}, {“e-mail”}, nome completo e CRM </w:t>
      </w:r>
      <w:r w:rsidR="00545B2D" w:rsidRPr="00597222">
        <w:rPr>
          <w:rFonts w:ascii="Arial" w:hAnsi="Arial" w:cs="Arial"/>
        </w:rPr>
        <w:t xml:space="preserve">campo </w:t>
      </w:r>
      <w:r w:rsidR="0003538C" w:rsidRPr="00597222">
        <w:rPr>
          <w:rFonts w:ascii="Arial" w:hAnsi="Arial" w:cs="Arial"/>
        </w:rPr>
        <w:t>obrigatório no cadastro do médico.</w:t>
      </w:r>
      <w:r w:rsidR="006364CF" w:rsidRPr="00597222">
        <w:rPr>
          <w:rFonts w:ascii="Arial" w:hAnsi="Arial" w:cs="Arial"/>
        </w:rPr>
        <w:t xml:space="preserve"> Vinculado a </w:t>
      </w:r>
      <w:r w:rsidR="00F840B0" w:rsidRPr="00597222">
        <w:rPr>
          <w:rFonts w:ascii="Arial" w:hAnsi="Arial" w:cs="Arial"/>
          <w:b/>
          <w:bCs/>
          <w:highlight w:val="yellow"/>
        </w:rPr>
        <w:t>especialidade</w:t>
      </w:r>
      <w:r w:rsidR="006364CF" w:rsidRPr="00597222">
        <w:rPr>
          <w:rFonts w:ascii="Arial" w:hAnsi="Arial" w:cs="Arial"/>
        </w:rPr>
        <w:t>.</w:t>
      </w:r>
    </w:p>
    <w:p w14:paraId="62F3432A" w14:textId="77777777" w:rsidR="009B5020" w:rsidRPr="00597222" w:rsidRDefault="009B5020" w:rsidP="009B5020">
      <w:pPr>
        <w:tabs>
          <w:tab w:val="left" w:pos="3590"/>
        </w:tabs>
        <w:spacing w:after="0" w:line="240" w:lineRule="auto"/>
        <w:jc w:val="both"/>
        <w:rPr>
          <w:rFonts w:ascii="Arial" w:hAnsi="Arial" w:cs="Arial"/>
        </w:rPr>
      </w:pPr>
    </w:p>
    <w:p w14:paraId="6B0A262F" w14:textId="4DF92C29" w:rsidR="0060333E" w:rsidRPr="00597222" w:rsidRDefault="003E6555" w:rsidP="00F02F50">
      <w:pPr>
        <w:spacing w:after="0" w:line="240" w:lineRule="auto"/>
        <w:jc w:val="both"/>
        <w:rPr>
          <w:rFonts w:ascii="Arial" w:hAnsi="Arial" w:cs="Arial"/>
        </w:rPr>
      </w:pPr>
      <w:r w:rsidRPr="00597222">
        <w:rPr>
          <w:rFonts w:ascii="Arial" w:hAnsi="Arial" w:cs="Arial"/>
        </w:rPr>
        <w:t xml:space="preserve">Responda esta pergunta, coloque-se na posição de um </w:t>
      </w:r>
      <w:proofErr w:type="gramStart"/>
      <w:r w:rsidRPr="00597222">
        <w:rPr>
          <w:rFonts w:ascii="Arial" w:hAnsi="Arial" w:cs="Arial"/>
        </w:rPr>
        <w:t>profissional  “</w:t>
      </w:r>
      <w:proofErr w:type="gramEnd"/>
      <w:r w:rsidRPr="00597222">
        <w:rPr>
          <w:rFonts w:ascii="Arial" w:hAnsi="Arial" w:cs="Arial"/>
        </w:rPr>
        <w:t>DEV Sênior Full Stack”, ou seja, de forma extremamente profissional e técnica:</w:t>
      </w:r>
    </w:p>
    <w:p w14:paraId="4804CE98" w14:textId="0974E698" w:rsidR="00F02F50" w:rsidRPr="00597222" w:rsidRDefault="00F02F50" w:rsidP="00F02F50">
      <w:pPr>
        <w:spacing w:after="0" w:line="240" w:lineRule="auto"/>
        <w:jc w:val="both"/>
        <w:rPr>
          <w:rFonts w:ascii="Arial" w:hAnsi="Arial" w:cs="Arial"/>
        </w:rPr>
      </w:pPr>
      <w:r w:rsidRPr="00597222">
        <w:rPr>
          <w:rFonts w:ascii="Arial" w:hAnsi="Arial" w:cs="Arial"/>
        </w:rPr>
        <w:t>O que implica nesta altura do projeto mudar o banco de dados {“</w:t>
      </w:r>
      <w:r w:rsidR="008D2B71">
        <w:rPr>
          <w:rFonts w:ascii="Arial" w:hAnsi="Arial" w:cs="Arial"/>
          <w:b/>
          <w:bCs/>
        </w:rPr>
        <w:t>NomeDoProfissional</w:t>
      </w:r>
      <w:r w:rsidRPr="00597222">
        <w:rPr>
          <w:rFonts w:ascii="Arial" w:hAnsi="Arial" w:cs="Arial"/>
          <w:b/>
          <w:bCs/>
        </w:rPr>
        <w:t xml:space="preserve">: </w:t>
      </w:r>
      <w:r w:rsidRPr="00597222">
        <w:rPr>
          <w:rFonts w:ascii="Arial" w:hAnsi="Arial" w:cs="Arial"/>
        </w:rPr>
        <w:t xml:space="preserve">Cadastro do médico com os seguintes campos, {“Nome Completo”}, {“Telefone”}, {“CRM”}, {“e-mail”}, nome completo e CRM campo obrigatório no cadastro do médico. Vinculado a </w:t>
      </w:r>
      <w:r w:rsidRPr="00597222">
        <w:rPr>
          <w:rFonts w:ascii="Arial" w:hAnsi="Arial" w:cs="Arial"/>
          <w:b/>
          <w:bCs/>
          <w:highlight w:val="yellow"/>
        </w:rPr>
        <w:t>especialidade</w:t>
      </w:r>
      <w:r w:rsidRPr="00597222">
        <w:rPr>
          <w:rFonts w:ascii="Arial" w:hAnsi="Arial" w:cs="Arial"/>
        </w:rPr>
        <w:t>.”}, para {“</w:t>
      </w:r>
      <w:r w:rsidRPr="00597222">
        <w:rPr>
          <w:rFonts w:ascii="Arial" w:hAnsi="Arial" w:cs="Arial"/>
          <w:b/>
          <w:bCs/>
        </w:rPr>
        <w:t xml:space="preserve">NomeDoProfissional: </w:t>
      </w:r>
      <w:r w:rsidRPr="00597222">
        <w:rPr>
          <w:rFonts w:ascii="Arial" w:hAnsi="Arial" w:cs="Arial"/>
        </w:rPr>
        <w:t xml:space="preserve">Cadastro do </w:t>
      </w:r>
      <w:r w:rsidR="005A3791" w:rsidRPr="00597222">
        <w:rPr>
          <w:rFonts w:ascii="Arial" w:hAnsi="Arial" w:cs="Arial"/>
        </w:rPr>
        <w:t xml:space="preserve">profissional </w:t>
      </w:r>
      <w:r w:rsidRPr="00597222">
        <w:rPr>
          <w:rFonts w:ascii="Arial" w:hAnsi="Arial" w:cs="Arial"/>
        </w:rPr>
        <w:t xml:space="preserve">com os seguintes campos, {“Nome Completo”}, {“Telefone”}, {“CRM”}, {“e-mail”}, nome completo e CRM campo obrigatório no cadastro do médico. Vinculado a </w:t>
      </w:r>
      <w:r w:rsidRPr="00597222">
        <w:rPr>
          <w:rFonts w:ascii="Arial" w:hAnsi="Arial" w:cs="Arial"/>
          <w:b/>
          <w:bCs/>
          <w:highlight w:val="yellow"/>
        </w:rPr>
        <w:t>especialidade</w:t>
      </w:r>
      <w:r w:rsidRPr="00597222">
        <w:rPr>
          <w:rFonts w:ascii="Arial" w:hAnsi="Arial" w:cs="Arial"/>
        </w:rPr>
        <w:t>.</w:t>
      </w:r>
      <w:r w:rsidR="005A3791" w:rsidRPr="00597222">
        <w:rPr>
          <w:rFonts w:ascii="Arial" w:hAnsi="Arial" w:cs="Arial"/>
        </w:rPr>
        <w:t xml:space="preserve">”}, levando em conta que agora a pessoa a fazer um tratamento </w:t>
      </w:r>
      <w:r w:rsidR="00525CA7" w:rsidRPr="00597222">
        <w:rPr>
          <w:rFonts w:ascii="Arial" w:hAnsi="Arial" w:cs="Arial"/>
        </w:rPr>
        <w:t xml:space="preserve">pode ser um </w:t>
      </w:r>
      <w:r w:rsidR="00717C21" w:rsidRPr="00597222">
        <w:rPr>
          <w:rFonts w:ascii="Arial" w:hAnsi="Arial" w:cs="Arial"/>
        </w:rPr>
        <w:t xml:space="preserve">profissional </w:t>
      </w:r>
      <w:r w:rsidR="000C5A05" w:rsidRPr="00597222">
        <w:rPr>
          <w:rFonts w:ascii="Arial" w:hAnsi="Arial" w:cs="Arial"/>
        </w:rPr>
        <w:t>inscrito no {“</w:t>
      </w:r>
      <w:r w:rsidR="00A245C6" w:rsidRPr="00597222">
        <w:rPr>
          <w:rFonts w:ascii="Arial" w:hAnsi="Arial" w:cs="Arial"/>
        </w:rPr>
        <w:t>CREFITO”}</w:t>
      </w:r>
      <w:r w:rsidR="00B00D11" w:rsidRPr="00597222">
        <w:rPr>
          <w:rFonts w:ascii="Arial" w:hAnsi="Arial" w:cs="Arial"/>
        </w:rPr>
        <w:t xml:space="preserve"> ou em outras entidades</w:t>
      </w:r>
      <w:r w:rsidR="00A245C6" w:rsidRPr="00597222">
        <w:rPr>
          <w:rFonts w:ascii="Arial" w:hAnsi="Arial" w:cs="Arial"/>
        </w:rPr>
        <w:t xml:space="preserve">, qual seria a medida </w:t>
      </w:r>
      <w:r w:rsidR="008976B5" w:rsidRPr="00597222">
        <w:rPr>
          <w:rFonts w:ascii="Arial" w:hAnsi="Arial" w:cs="Arial"/>
        </w:rPr>
        <w:t>técnica e correta a ser adotada.</w:t>
      </w:r>
    </w:p>
    <w:p w14:paraId="1D424CD8" w14:textId="77777777" w:rsidR="009B5020" w:rsidRPr="00597222" w:rsidRDefault="009B5020" w:rsidP="009B5020">
      <w:pPr>
        <w:tabs>
          <w:tab w:val="left" w:pos="3590"/>
        </w:tabs>
        <w:spacing w:after="0" w:line="240" w:lineRule="auto"/>
        <w:jc w:val="both"/>
        <w:rPr>
          <w:rFonts w:ascii="Arial" w:hAnsi="Arial" w:cs="Arial"/>
        </w:rPr>
      </w:pPr>
    </w:p>
    <w:p w14:paraId="4B5C81C8" w14:textId="693479F2" w:rsidR="009B5020" w:rsidRPr="00597222" w:rsidRDefault="009B5020" w:rsidP="009B5020">
      <w:pPr>
        <w:tabs>
          <w:tab w:val="left" w:pos="3590"/>
        </w:tabs>
        <w:spacing w:after="0" w:line="240" w:lineRule="auto"/>
        <w:jc w:val="both"/>
        <w:rPr>
          <w:rFonts w:ascii="Arial" w:hAnsi="Arial" w:cs="Arial"/>
        </w:rPr>
      </w:pPr>
      <w:r w:rsidRPr="00597222">
        <w:rPr>
          <w:rFonts w:ascii="Arial" w:hAnsi="Arial" w:cs="Arial"/>
        </w:rPr>
        <w:t>=======================================================================</w:t>
      </w:r>
    </w:p>
    <w:p w14:paraId="0CC0B567" w14:textId="77777777" w:rsidR="009B5020" w:rsidRPr="00597222" w:rsidRDefault="009B5020" w:rsidP="009B5020">
      <w:pPr>
        <w:tabs>
          <w:tab w:val="left" w:pos="3590"/>
        </w:tabs>
        <w:spacing w:after="0" w:line="240" w:lineRule="auto"/>
        <w:jc w:val="both"/>
        <w:rPr>
          <w:rFonts w:ascii="Arial" w:hAnsi="Arial" w:cs="Arial"/>
        </w:rPr>
      </w:pPr>
    </w:p>
    <w:p w14:paraId="7589D44A" w14:textId="3A022289" w:rsidR="00C828A8" w:rsidRPr="00597222" w:rsidRDefault="00427D9D" w:rsidP="00C828A8">
      <w:pPr>
        <w:spacing w:after="0" w:line="240" w:lineRule="auto"/>
        <w:jc w:val="both"/>
        <w:rPr>
          <w:rFonts w:ascii="Arial" w:hAnsi="Arial" w:cs="Arial"/>
          <w:b/>
          <w:bCs/>
        </w:rPr>
      </w:pPr>
      <w:r w:rsidRPr="00597222">
        <w:rPr>
          <w:rFonts w:ascii="Arial" w:hAnsi="Arial" w:cs="Arial"/>
          <w:b/>
          <w:bCs/>
        </w:rPr>
        <w:t>Nome</w:t>
      </w:r>
      <w:r w:rsidR="00025C00" w:rsidRPr="00597222">
        <w:rPr>
          <w:rFonts w:ascii="Arial" w:hAnsi="Arial" w:cs="Arial"/>
          <w:b/>
          <w:bCs/>
        </w:rPr>
        <w:t>Do</w:t>
      </w:r>
      <w:r w:rsidR="0003538C" w:rsidRPr="00597222">
        <w:rPr>
          <w:rFonts w:ascii="Arial" w:hAnsi="Arial" w:cs="Arial"/>
          <w:b/>
          <w:bCs/>
        </w:rPr>
        <w:t>Pare</w:t>
      </w:r>
      <w:r w:rsidRPr="00597222">
        <w:rPr>
          <w:rFonts w:ascii="Arial" w:hAnsi="Arial" w:cs="Arial"/>
          <w:b/>
          <w:bCs/>
        </w:rPr>
        <w:t>nte:</w:t>
      </w:r>
      <w:r w:rsidR="00313135" w:rsidRPr="00597222">
        <w:rPr>
          <w:rFonts w:ascii="Arial" w:hAnsi="Arial" w:cs="Arial"/>
          <w:b/>
          <w:bCs/>
        </w:rPr>
        <w:t xml:space="preserve"> </w:t>
      </w:r>
      <w:r w:rsidR="00313135" w:rsidRPr="00597222">
        <w:rPr>
          <w:rFonts w:ascii="Arial" w:hAnsi="Arial" w:cs="Arial"/>
        </w:rPr>
        <w:t xml:space="preserve">Cadastro do parente </w:t>
      </w:r>
      <w:r w:rsidR="000F2F37" w:rsidRPr="00597222">
        <w:rPr>
          <w:rFonts w:ascii="Arial" w:hAnsi="Arial" w:cs="Arial"/>
        </w:rPr>
        <w:t>c</w:t>
      </w:r>
      <w:r w:rsidR="00313135" w:rsidRPr="00597222">
        <w:rPr>
          <w:rFonts w:ascii="Arial" w:hAnsi="Arial" w:cs="Arial"/>
        </w:rPr>
        <w:t>om os seguintes campos</w:t>
      </w:r>
      <w:r w:rsidR="000F2F37" w:rsidRPr="00597222">
        <w:rPr>
          <w:rFonts w:ascii="Arial" w:hAnsi="Arial" w:cs="Arial"/>
        </w:rPr>
        <w:t xml:space="preserve">, </w:t>
      </w:r>
      <w:r w:rsidR="00505888" w:rsidRPr="00597222">
        <w:rPr>
          <w:rFonts w:ascii="Arial" w:hAnsi="Arial" w:cs="Arial"/>
        </w:rPr>
        <w:t xml:space="preserve">{“Nome Completo”}, {“Telefone”}, {“e-mail”}, {“Endereço”}, </w:t>
      </w:r>
      <w:r w:rsidR="00C828A8" w:rsidRPr="00597222">
        <w:rPr>
          <w:rFonts w:ascii="Arial" w:hAnsi="Arial" w:cs="Arial"/>
        </w:rPr>
        <w:t>nome completo</w:t>
      </w:r>
      <w:r w:rsidR="00313135" w:rsidRPr="00597222">
        <w:rPr>
          <w:rFonts w:ascii="Arial" w:hAnsi="Arial" w:cs="Arial"/>
        </w:rPr>
        <w:t xml:space="preserve">, endereço </w:t>
      </w:r>
      <w:r w:rsidR="00C828A8" w:rsidRPr="00597222">
        <w:rPr>
          <w:rFonts w:ascii="Arial" w:hAnsi="Arial" w:cs="Arial"/>
        </w:rPr>
        <w:t xml:space="preserve">e </w:t>
      </w:r>
      <w:r w:rsidR="009370DD" w:rsidRPr="00597222">
        <w:rPr>
          <w:rFonts w:ascii="Arial" w:hAnsi="Arial" w:cs="Arial"/>
        </w:rPr>
        <w:t>telefone</w:t>
      </w:r>
      <w:r w:rsidR="00313135" w:rsidRPr="00597222">
        <w:rPr>
          <w:rFonts w:ascii="Arial" w:hAnsi="Arial" w:cs="Arial"/>
        </w:rPr>
        <w:t xml:space="preserve"> são campos </w:t>
      </w:r>
      <w:r w:rsidR="00C828A8" w:rsidRPr="00597222">
        <w:rPr>
          <w:rFonts w:ascii="Arial" w:hAnsi="Arial" w:cs="Arial"/>
        </w:rPr>
        <w:t>obrigatório</w:t>
      </w:r>
      <w:r w:rsidR="00313135" w:rsidRPr="00597222">
        <w:rPr>
          <w:rFonts w:ascii="Arial" w:hAnsi="Arial" w:cs="Arial"/>
        </w:rPr>
        <w:t xml:space="preserve">s </w:t>
      </w:r>
      <w:r w:rsidR="00C828A8" w:rsidRPr="00597222">
        <w:rPr>
          <w:rFonts w:ascii="Arial" w:hAnsi="Arial" w:cs="Arial"/>
        </w:rPr>
        <w:t xml:space="preserve">no cadastro do </w:t>
      </w:r>
      <w:r w:rsidR="00505888" w:rsidRPr="00597222">
        <w:rPr>
          <w:rFonts w:ascii="Arial" w:hAnsi="Arial" w:cs="Arial"/>
        </w:rPr>
        <w:t>“</w:t>
      </w:r>
      <w:r w:rsidR="009370DD" w:rsidRPr="00597222">
        <w:rPr>
          <w:rFonts w:ascii="Arial" w:hAnsi="Arial" w:cs="Arial"/>
        </w:rPr>
        <w:t>NomeDoParente</w:t>
      </w:r>
      <w:r w:rsidR="00505888" w:rsidRPr="00597222">
        <w:rPr>
          <w:rFonts w:ascii="Arial" w:hAnsi="Arial" w:cs="Arial"/>
        </w:rPr>
        <w:t>”</w:t>
      </w:r>
      <w:r w:rsidR="00C828A8" w:rsidRPr="00597222">
        <w:rPr>
          <w:rFonts w:ascii="Arial" w:hAnsi="Arial" w:cs="Arial"/>
        </w:rPr>
        <w:t>.</w:t>
      </w:r>
      <w:r w:rsidR="006038D4" w:rsidRPr="00597222">
        <w:rPr>
          <w:rFonts w:ascii="Arial" w:hAnsi="Arial" w:cs="Arial"/>
        </w:rPr>
        <w:t xml:space="preserve"> </w:t>
      </w:r>
      <w:r w:rsidR="006038D4" w:rsidRPr="00597222">
        <w:rPr>
          <w:rFonts w:ascii="Arial" w:hAnsi="Arial" w:cs="Arial"/>
          <w:b/>
          <w:bCs/>
        </w:rPr>
        <w:t xml:space="preserve"> </w:t>
      </w:r>
      <w:r w:rsidR="006038D4" w:rsidRPr="00597222">
        <w:rPr>
          <w:rFonts w:ascii="Arial" w:hAnsi="Arial" w:cs="Arial"/>
          <w:b/>
          <w:bCs/>
          <w:highlight w:val="yellow"/>
        </w:rPr>
        <w:t>-</w:t>
      </w:r>
      <w:proofErr w:type="gramStart"/>
      <w:r w:rsidR="006038D4" w:rsidRPr="00597222">
        <w:rPr>
          <w:rFonts w:ascii="Arial" w:hAnsi="Arial" w:cs="Arial"/>
          <w:b/>
          <w:bCs/>
          <w:highlight w:val="yellow"/>
        </w:rPr>
        <w:t>grau</w:t>
      </w:r>
      <w:proofErr w:type="gramEnd"/>
      <w:r w:rsidR="006038D4" w:rsidRPr="00597222">
        <w:rPr>
          <w:rFonts w:ascii="Arial" w:hAnsi="Arial" w:cs="Arial"/>
          <w:b/>
          <w:bCs/>
          <w:highlight w:val="yellow"/>
        </w:rPr>
        <w:t xml:space="preserve"> de parentesco</w:t>
      </w:r>
    </w:p>
    <w:p w14:paraId="0F246CAA" w14:textId="31670722" w:rsidR="005B449A" w:rsidRPr="00597222" w:rsidRDefault="005B449A" w:rsidP="005B449A">
      <w:pPr>
        <w:spacing w:after="0" w:line="240" w:lineRule="auto"/>
        <w:jc w:val="both"/>
        <w:rPr>
          <w:rFonts w:ascii="Arial" w:hAnsi="Arial" w:cs="Arial"/>
        </w:rPr>
      </w:pPr>
      <w:r w:rsidRPr="00597222">
        <w:rPr>
          <w:rFonts w:ascii="Arial" w:hAnsi="Arial" w:cs="Arial"/>
          <w:b/>
          <w:bCs/>
          <w:highlight w:val="yellow"/>
        </w:rPr>
        <w:t>Criar um botão</w:t>
      </w:r>
      <w:r w:rsidRPr="00597222">
        <w:rPr>
          <w:rFonts w:ascii="Arial" w:hAnsi="Arial" w:cs="Arial"/>
        </w:rPr>
        <w:t xml:space="preserve"> para levar o paciente</w:t>
      </w:r>
      <w:r w:rsidR="00876FD7" w:rsidRPr="00597222">
        <w:rPr>
          <w:rFonts w:ascii="Arial" w:hAnsi="Arial" w:cs="Arial"/>
        </w:rPr>
        <w:t xml:space="preserve"> {“usuário”}</w:t>
      </w:r>
      <w:r w:rsidRPr="00597222">
        <w:rPr>
          <w:rFonts w:ascii="Arial" w:hAnsi="Arial" w:cs="Arial"/>
        </w:rPr>
        <w:t xml:space="preserve"> ao parente</w:t>
      </w:r>
      <w:r w:rsidR="00475869" w:rsidRPr="00597222">
        <w:rPr>
          <w:rFonts w:ascii="Arial" w:hAnsi="Arial" w:cs="Arial"/>
        </w:rPr>
        <w:t xml:space="preserve"> facilitando o seu acesso rápido aos parentes </w:t>
      </w:r>
      <w:r w:rsidR="00647461" w:rsidRPr="00597222">
        <w:rPr>
          <w:rFonts w:ascii="Arial" w:hAnsi="Arial" w:cs="Arial"/>
        </w:rPr>
        <w:t xml:space="preserve">e amigos, caso este </w:t>
      </w:r>
      <w:r w:rsidR="0019207D" w:rsidRPr="00597222">
        <w:rPr>
          <w:rFonts w:ascii="Arial" w:hAnsi="Arial" w:cs="Arial"/>
        </w:rPr>
        <w:t>paciente {“usuário”}</w:t>
      </w:r>
      <w:r w:rsidR="00647461" w:rsidRPr="00597222">
        <w:rPr>
          <w:rFonts w:ascii="Arial" w:hAnsi="Arial" w:cs="Arial"/>
        </w:rPr>
        <w:t xml:space="preserve"> peça para </w:t>
      </w:r>
      <w:r w:rsidR="00095E9D" w:rsidRPr="00597222">
        <w:rPr>
          <w:rFonts w:ascii="Arial" w:hAnsi="Arial" w:cs="Arial"/>
        </w:rPr>
        <w:t>alguém</w:t>
      </w:r>
      <w:r w:rsidR="00647461" w:rsidRPr="00597222">
        <w:rPr>
          <w:rFonts w:ascii="Arial" w:hAnsi="Arial" w:cs="Arial"/>
        </w:rPr>
        <w:t xml:space="preserve"> </w:t>
      </w:r>
      <w:r w:rsidR="002273C6" w:rsidRPr="00597222">
        <w:rPr>
          <w:rFonts w:ascii="Arial" w:hAnsi="Arial" w:cs="Arial"/>
        </w:rPr>
        <w:t>o levar</w:t>
      </w:r>
      <w:r w:rsidR="00095E9D" w:rsidRPr="00597222">
        <w:rPr>
          <w:rFonts w:ascii="Arial" w:hAnsi="Arial" w:cs="Arial"/>
        </w:rPr>
        <w:t xml:space="preserve"> a caso de um </w:t>
      </w:r>
      <w:r w:rsidR="00647461" w:rsidRPr="00597222">
        <w:rPr>
          <w:rFonts w:ascii="Arial" w:hAnsi="Arial" w:cs="Arial"/>
        </w:rPr>
        <w:t>parente</w:t>
      </w:r>
      <w:r w:rsidR="00095E9D" w:rsidRPr="00597222">
        <w:rPr>
          <w:rFonts w:ascii="Arial" w:hAnsi="Arial" w:cs="Arial"/>
        </w:rPr>
        <w:t xml:space="preserve"> </w:t>
      </w:r>
      <w:r w:rsidR="002273C6" w:rsidRPr="00597222">
        <w:rPr>
          <w:rFonts w:ascii="Arial" w:hAnsi="Arial" w:cs="Arial"/>
        </w:rPr>
        <w:t xml:space="preserve">ou </w:t>
      </w:r>
      <w:r w:rsidR="00095E9D" w:rsidRPr="00597222">
        <w:rPr>
          <w:rFonts w:ascii="Arial" w:hAnsi="Arial" w:cs="Arial"/>
        </w:rPr>
        <w:t>amigo</w:t>
      </w:r>
      <w:r w:rsidR="002273C6" w:rsidRPr="00597222">
        <w:rPr>
          <w:rFonts w:ascii="Arial" w:hAnsi="Arial" w:cs="Arial"/>
        </w:rPr>
        <w:t xml:space="preserve"> que esta cadastr</w:t>
      </w:r>
      <w:r w:rsidR="00220FBF" w:rsidRPr="00597222">
        <w:rPr>
          <w:rFonts w:ascii="Arial" w:hAnsi="Arial" w:cs="Arial"/>
        </w:rPr>
        <w:t xml:space="preserve">ado no sistema, mas ele não </w:t>
      </w:r>
      <w:r w:rsidR="00647461" w:rsidRPr="00597222">
        <w:rPr>
          <w:rFonts w:ascii="Arial" w:hAnsi="Arial" w:cs="Arial"/>
        </w:rPr>
        <w:t>lembra</w:t>
      </w:r>
      <w:r w:rsidR="00220FBF" w:rsidRPr="00597222">
        <w:rPr>
          <w:rFonts w:ascii="Arial" w:hAnsi="Arial" w:cs="Arial"/>
        </w:rPr>
        <w:t xml:space="preserve"> o endereço, abrir </w:t>
      </w:r>
      <w:r w:rsidRPr="00597222">
        <w:rPr>
          <w:rFonts w:ascii="Arial" w:hAnsi="Arial" w:cs="Arial"/>
        </w:rPr>
        <w:t>o link da localização em tempo real.</w:t>
      </w:r>
    </w:p>
    <w:p w14:paraId="0CA10A28" w14:textId="77777777" w:rsidR="00732B3D" w:rsidRPr="00597222" w:rsidRDefault="00732B3D" w:rsidP="00C828A8">
      <w:pPr>
        <w:spacing w:after="0" w:line="240" w:lineRule="auto"/>
        <w:jc w:val="both"/>
        <w:rPr>
          <w:rFonts w:ascii="Arial" w:hAnsi="Arial" w:cs="Arial"/>
        </w:rPr>
      </w:pPr>
    </w:p>
    <w:p w14:paraId="3330D983" w14:textId="2A62B393" w:rsidR="00C25ABB" w:rsidRPr="00597222" w:rsidRDefault="00C25ABB" w:rsidP="00C25ABB">
      <w:pPr>
        <w:spacing w:after="0" w:line="240" w:lineRule="auto"/>
        <w:jc w:val="both"/>
        <w:rPr>
          <w:rFonts w:ascii="Arial" w:hAnsi="Arial" w:cs="Arial"/>
        </w:rPr>
      </w:pPr>
      <w:r w:rsidRPr="00597222">
        <w:rPr>
          <w:rFonts w:ascii="Arial" w:hAnsi="Arial" w:cs="Arial"/>
          <w:b/>
          <w:bCs/>
        </w:rPr>
        <w:t>Locais</w:t>
      </w:r>
      <w:r w:rsidR="00C04915" w:rsidRPr="00597222">
        <w:rPr>
          <w:rFonts w:ascii="Arial" w:hAnsi="Arial" w:cs="Arial"/>
          <w:b/>
          <w:bCs/>
        </w:rPr>
        <w:t>ExameConsultas</w:t>
      </w:r>
      <w:r w:rsidRPr="00597222">
        <w:rPr>
          <w:rFonts w:ascii="Arial" w:hAnsi="Arial" w:cs="Arial"/>
          <w:b/>
          <w:bCs/>
        </w:rPr>
        <w:t xml:space="preserve">: </w:t>
      </w:r>
      <w:r w:rsidRPr="00597222">
        <w:rPr>
          <w:rFonts w:ascii="Arial" w:hAnsi="Arial" w:cs="Arial"/>
        </w:rPr>
        <w:t xml:space="preserve">Cadastro do </w:t>
      </w:r>
      <w:r w:rsidR="0014263E" w:rsidRPr="00597222">
        <w:rPr>
          <w:rFonts w:ascii="Arial" w:hAnsi="Arial" w:cs="Arial"/>
        </w:rPr>
        <w:t xml:space="preserve">local </w:t>
      </w:r>
      <w:r w:rsidRPr="00597222">
        <w:rPr>
          <w:rFonts w:ascii="Arial" w:hAnsi="Arial" w:cs="Arial"/>
        </w:rPr>
        <w:t>com os seguintes campos, {“</w:t>
      </w:r>
      <w:r w:rsidR="00D011BF" w:rsidRPr="00597222">
        <w:rPr>
          <w:rFonts w:ascii="Arial" w:hAnsi="Arial" w:cs="Arial"/>
        </w:rPr>
        <w:t xml:space="preserve">Nome do </w:t>
      </w:r>
      <w:r w:rsidR="00C04915" w:rsidRPr="00597222">
        <w:rPr>
          <w:rFonts w:ascii="Arial" w:hAnsi="Arial" w:cs="Arial"/>
        </w:rPr>
        <w:t>Local</w:t>
      </w:r>
      <w:r w:rsidRPr="00597222">
        <w:rPr>
          <w:rFonts w:ascii="Arial" w:hAnsi="Arial" w:cs="Arial"/>
        </w:rPr>
        <w:t>”}</w:t>
      </w:r>
      <w:r w:rsidR="00D011BF" w:rsidRPr="00597222">
        <w:rPr>
          <w:rFonts w:ascii="Arial" w:hAnsi="Arial" w:cs="Arial"/>
        </w:rPr>
        <w:t>,</w:t>
      </w:r>
      <w:r w:rsidR="00614ECD" w:rsidRPr="00597222">
        <w:rPr>
          <w:rFonts w:ascii="Arial" w:hAnsi="Arial" w:cs="Arial"/>
        </w:rPr>
        <w:t xml:space="preserve"> </w:t>
      </w:r>
      <w:r w:rsidR="00D011BF" w:rsidRPr="00597222">
        <w:rPr>
          <w:rFonts w:ascii="Arial" w:hAnsi="Arial" w:cs="Arial"/>
        </w:rPr>
        <w:t>{“Endereço”}</w:t>
      </w:r>
      <w:r w:rsidR="00D77A63" w:rsidRPr="00597222">
        <w:rPr>
          <w:rFonts w:ascii="Arial" w:hAnsi="Arial" w:cs="Arial"/>
        </w:rPr>
        <w:t xml:space="preserve">, </w:t>
      </w:r>
      <w:r w:rsidRPr="00597222">
        <w:rPr>
          <w:rFonts w:ascii="Arial" w:hAnsi="Arial" w:cs="Arial"/>
        </w:rPr>
        <w:t>{“Telefone”},</w:t>
      </w:r>
      <w:r w:rsidR="00D011BF" w:rsidRPr="00597222">
        <w:rPr>
          <w:rFonts w:ascii="Arial" w:hAnsi="Arial" w:cs="Arial"/>
        </w:rPr>
        <w:t xml:space="preserve"> </w:t>
      </w:r>
      <w:r w:rsidRPr="00597222">
        <w:rPr>
          <w:rFonts w:ascii="Arial" w:hAnsi="Arial" w:cs="Arial"/>
        </w:rPr>
        <w:t>{“e-mail”}, nome completo, endereço e telefone são campos obrigatórios no cadastro do “NomeDoParente”.</w:t>
      </w:r>
    </w:p>
    <w:p w14:paraId="38DC806C" w14:textId="77777777" w:rsidR="00D82E1A" w:rsidRDefault="00D82E1A" w:rsidP="0038329E">
      <w:pPr>
        <w:spacing w:after="0" w:line="240" w:lineRule="auto"/>
        <w:jc w:val="both"/>
        <w:rPr>
          <w:rFonts w:ascii="Arial" w:hAnsi="Arial" w:cs="Arial"/>
          <w:b/>
          <w:bCs/>
        </w:rPr>
      </w:pPr>
    </w:p>
    <w:p w14:paraId="32D4B81C" w14:textId="77777777" w:rsidR="00D82E1A" w:rsidRDefault="00D82E1A" w:rsidP="0038329E">
      <w:pPr>
        <w:spacing w:after="0" w:line="240" w:lineRule="auto"/>
        <w:jc w:val="both"/>
        <w:rPr>
          <w:rFonts w:ascii="Arial" w:hAnsi="Arial" w:cs="Arial"/>
          <w:b/>
          <w:bCs/>
        </w:rPr>
      </w:pPr>
    </w:p>
    <w:p w14:paraId="35561397" w14:textId="77777777" w:rsidR="00D82E1A" w:rsidRDefault="00D82E1A" w:rsidP="0038329E">
      <w:pPr>
        <w:spacing w:after="0" w:line="240" w:lineRule="auto"/>
        <w:jc w:val="both"/>
        <w:rPr>
          <w:rFonts w:ascii="Arial" w:hAnsi="Arial" w:cs="Arial"/>
          <w:b/>
          <w:bCs/>
        </w:rPr>
      </w:pPr>
    </w:p>
    <w:p w14:paraId="52FC8FC5" w14:textId="77777777" w:rsidR="00D82E1A" w:rsidRDefault="00D82E1A" w:rsidP="0038329E">
      <w:pPr>
        <w:spacing w:after="0" w:line="240" w:lineRule="auto"/>
        <w:jc w:val="both"/>
        <w:rPr>
          <w:rFonts w:ascii="Arial" w:hAnsi="Arial" w:cs="Arial"/>
          <w:b/>
          <w:bCs/>
        </w:rPr>
      </w:pPr>
    </w:p>
    <w:p w14:paraId="4B6F9647" w14:textId="423A55DB" w:rsidR="00A96BCC" w:rsidRPr="00597222" w:rsidRDefault="008303D1" w:rsidP="0038329E">
      <w:pPr>
        <w:spacing w:after="0" w:line="240" w:lineRule="auto"/>
        <w:jc w:val="both"/>
        <w:rPr>
          <w:rFonts w:ascii="Arial" w:hAnsi="Arial" w:cs="Arial"/>
        </w:rPr>
      </w:pPr>
      <w:r w:rsidRPr="00597222">
        <w:rPr>
          <w:rFonts w:ascii="Arial" w:hAnsi="Arial" w:cs="Arial"/>
          <w:b/>
          <w:bCs/>
        </w:rPr>
        <w:t>Nome</w:t>
      </w:r>
      <w:r w:rsidR="00FB1A02" w:rsidRPr="00597222">
        <w:rPr>
          <w:rFonts w:ascii="Arial" w:hAnsi="Arial" w:cs="Arial"/>
          <w:b/>
          <w:bCs/>
        </w:rPr>
        <w:t>Da</w:t>
      </w:r>
      <w:r w:rsidR="00F573B7" w:rsidRPr="00597222">
        <w:rPr>
          <w:rFonts w:ascii="Arial" w:hAnsi="Arial" w:cs="Arial"/>
          <w:b/>
          <w:bCs/>
        </w:rPr>
        <w:t>Especialidade</w:t>
      </w:r>
      <w:r w:rsidR="00AE2809" w:rsidRPr="00597222">
        <w:rPr>
          <w:rFonts w:ascii="Arial" w:hAnsi="Arial" w:cs="Arial"/>
          <w:b/>
          <w:bCs/>
        </w:rPr>
        <w:t>s</w:t>
      </w:r>
      <w:r w:rsidR="00F573B7" w:rsidRPr="00597222">
        <w:rPr>
          <w:rFonts w:ascii="Arial" w:hAnsi="Arial" w:cs="Arial"/>
        </w:rPr>
        <w:t>:</w:t>
      </w:r>
      <w:r w:rsidR="00A96BCC" w:rsidRPr="00597222">
        <w:rPr>
          <w:rFonts w:ascii="Arial" w:hAnsi="Arial" w:cs="Arial"/>
        </w:rPr>
        <w:t xml:space="preserve"> teremos dois campos</w:t>
      </w:r>
      <w:r w:rsidR="00CB1A75" w:rsidRPr="00597222">
        <w:rPr>
          <w:rFonts w:ascii="Arial" w:hAnsi="Arial" w:cs="Arial"/>
        </w:rPr>
        <w:t xml:space="preserve"> chamados {</w:t>
      </w:r>
      <w:r w:rsidR="00CB1A75" w:rsidRPr="00597222">
        <w:rPr>
          <w:rFonts w:ascii="Arial" w:hAnsi="Arial" w:cs="Arial"/>
          <w:b/>
          <w:bCs/>
        </w:rPr>
        <w:t>“Especialidades”</w:t>
      </w:r>
      <w:r w:rsidR="00CB1A75" w:rsidRPr="00597222">
        <w:rPr>
          <w:rFonts w:ascii="Arial" w:hAnsi="Arial" w:cs="Arial"/>
        </w:rPr>
        <w:t>},</w:t>
      </w:r>
      <w:r w:rsidR="00565F16" w:rsidRPr="00597222">
        <w:rPr>
          <w:rFonts w:ascii="Arial" w:hAnsi="Arial" w:cs="Arial"/>
        </w:rPr>
        <w:t xml:space="preserve"> e </w:t>
      </w:r>
      <w:r w:rsidR="00A03F09" w:rsidRPr="00597222">
        <w:rPr>
          <w:rFonts w:ascii="Arial" w:hAnsi="Arial" w:cs="Arial"/>
        </w:rPr>
        <w:t>{</w:t>
      </w:r>
      <w:r w:rsidR="00A03F09" w:rsidRPr="00597222">
        <w:rPr>
          <w:rFonts w:ascii="Arial" w:hAnsi="Arial" w:cs="Arial"/>
          <w:b/>
          <w:bCs/>
        </w:rPr>
        <w:t>“DescriçãoEspecialidades”</w:t>
      </w:r>
      <w:r w:rsidR="00A03F09" w:rsidRPr="00597222">
        <w:rPr>
          <w:rFonts w:ascii="Arial" w:hAnsi="Arial" w:cs="Arial"/>
        </w:rPr>
        <w:t>}.</w:t>
      </w:r>
      <w:r w:rsidR="00CB1A75" w:rsidRPr="00597222">
        <w:rPr>
          <w:rFonts w:ascii="Arial" w:hAnsi="Arial" w:cs="Arial"/>
        </w:rPr>
        <w:t xml:space="preserve"> </w:t>
      </w:r>
    </w:p>
    <w:p w14:paraId="39E0FA2B" w14:textId="77777777" w:rsidR="006C09EB" w:rsidRPr="00597222" w:rsidRDefault="006C09EB" w:rsidP="0038329E">
      <w:pPr>
        <w:spacing w:after="0" w:line="240" w:lineRule="auto"/>
        <w:jc w:val="both"/>
        <w:rPr>
          <w:rFonts w:ascii="Arial" w:hAnsi="Arial" w:cs="Arial"/>
        </w:rPr>
      </w:pPr>
    </w:p>
    <w:p w14:paraId="3F37DD92" w14:textId="1AE76381" w:rsidR="00EC03E6" w:rsidRPr="00597222" w:rsidRDefault="006C09EB" w:rsidP="0038329E">
      <w:pPr>
        <w:spacing w:after="0" w:line="240" w:lineRule="auto"/>
        <w:jc w:val="both"/>
        <w:rPr>
          <w:rFonts w:ascii="Arial" w:hAnsi="Arial" w:cs="Arial"/>
        </w:rPr>
      </w:pPr>
      <w:r w:rsidRPr="00597222">
        <w:rPr>
          <w:rFonts w:ascii="Arial" w:hAnsi="Arial" w:cs="Arial"/>
          <w:b/>
          <w:bCs/>
        </w:rPr>
        <w:t xml:space="preserve">Criar uma maneira de usar o app </w:t>
      </w:r>
      <w:r w:rsidRPr="00597222">
        <w:rPr>
          <w:rFonts w:ascii="Arial" w:hAnsi="Arial" w:cs="Arial"/>
        </w:rPr>
        <w:t>caso o celular fique sem sinal, tipo modo de emergência, levando em conta que ele já está previamente com os dados cadastrados, o app SaaS {“Saúde Ciclo da Vida”} ao fazer os cadastros e salvar estes teria com fazer uma simulação internar das rotas e deixar na memória, para uma utilização caso fique sem sinal de telefonia ou Wi-Fi.</w:t>
      </w:r>
    </w:p>
    <w:p w14:paraId="62B5546B" w14:textId="77777777" w:rsidR="006C09EB" w:rsidRPr="00597222" w:rsidRDefault="006C09EB" w:rsidP="0038329E">
      <w:pPr>
        <w:spacing w:after="0" w:line="240" w:lineRule="auto"/>
        <w:jc w:val="both"/>
        <w:rPr>
          <w:rFonts w:ascii="Arial" w:hAnsi="Arial" w:cs="Arial"/>
        </w:rPr>
      </w:pPr>
    </w:p>
    <w:p w14:paraId="2AEC11A7" w14:textId="5D3C0693" w:rsidR="00B700C6" w:rsidRPr="00597222" w:rsidRDefault="00EC03E6" w:rsidP="0038329E">
      <w:pPr>
        <w:spacing w:after="0" w:line="240" w:lineRule="auto"/>
        <w:jc w:val="both"/>
        <w:rPr>
          <w:rFonts w:ascii="Arial" w:hAnsi="Arial" w:cs="Arial"/>
        </w:rPr>
      </w:pPr>
      <w:r w:rsidRPr="00597222">
        <w:rPr>
          <w:rFonts w:ascii="Arial" w:hAnsi="Arial" w:cs="Arial"/>
        </w:rPr>
        <w:t>=================================================================</w:t>
      </w:r>
    </w:p>
    <w:p w14:paraId="4A0BE8BE" w14:textId="77777777" w:rsidR="00B700C6" w:rsidRPr="00597222" w:rsidRDefault="00B700C6" w:rsidP="0038329E">
      <w:pPr>
        <w:spacing w:after="0" w:line="240" w:lineRule="auto"/>
        <w:jc w:val="both"/>
        <w:rPr>
          <w:rFonts w:ascii="Arial" w:hAnsi="Arial" w:cs="Arial"/>
        </w:rPr>
      </w:pPr>
    </w:p>
    <w:p w14:paraId="0C6EDBE0" w14:textId="77777777" w:rsidR="00B700C6" w:rsidRPr="00597222" w:rsidRDefault="00B700C6" w:rsidP="00B700C6">
      <w:pPr>
        <w:spacing w:after="0" w:line="240" w:lineRule="auto"/>
        <w:jc w:val="both"/>
        <w:rPr>
          <w:rFonts w:ascii="Arial" w:hAnsi="Arial" w:cs="Arial"/>
        </w:rPr>
      </w:pPr>
      <w:r w:rsidRPr="00597222">
        <w:rPr>
          <w:rFonts w:ascii="Arial" w:hAnsi="Arial" w:cs="Arial"/>
          <w:b/>
          <w:bCs/>
        </w:rPr>
        <w:t>NomeDaEspecialidades</w:t>
      </w:r>
      <w:r w:rsidRPr="00597222">
        <w:rPr>
          <w:rFonts w:ascii="Arial" w:hAnsi="Arial" w:cs="Arial"/>
        </w:rPr>
        <w:t>: teremos dois campos chamados {</w:t>
      </w:r>
      <w:r w:rsidRPr="00597222">
        <w:rPr>
          <w:rFonts w:ascii="Arial" w:hAnsi="Arial" w:cs="Arial"/>
          <w:b/>
          <w:bCs/>
        </w:rPr>
        <w:t>“Especialidades”</w:t>
      </w:r>
      <w:r w:rsidRPr="00597222">
        <w:rPr>
          <w:rFonts w:ascii="Arial" w:hAnsi="Arial" w:cs="Arial"/>
        </w:rPr>
        <w:t>}, e {</w:t>
      </w:r>
      <w:r w:rsidRPr="00597222">
        <w:rPr>
          <w:rFonts w:ascii="Arial" w:hAnsi="Arial" w:cs="Arial"/>
          <w:b/>
          <w:bCs/>
        </w:rPr>
        <w:t>“DescriçãoEspecialidades”</w:t>
      </w:r>
      <w:r w:rsidRPr="00597222">
        <w:rPr>
          <w:rFonts w:ascii="Arial" w:hAnsi="Arial" w:cs="Arial"/>
        </w:rPr>
        <w:t xml:space="preserve">}. </w:t>
      </w:r>
    </w:p>
    <w:p w14:paraId="20E12341" w14:textId="77777777" w:rsidR="00B700C6" w:rsidRPr="00597222" w:rsidRDefault="00B700C6" w:rsidP="0038329E">
      <w:pPr>
        <w:spacing w:after="0" w:line="240" w:lineRule="auto"/>
        <w:jc w:val="both"/>
        <w:rPr>
          <w:rFonts w:ascii="Arial" w:hAnsi="Arial" w:cs="Arial"/>
        </w:rPr>
      </w:pPr>
    </w:p>
    <w:p w14:paraId="16CFA456" w14:textId="4F52D552" w:rsidR="0090077E" w:rsidRPr="00597222" w:rsidRDefault="00A03F09" w:rsidP="0038329E">
      <w:pPr>
        <w:spacing w:after="0" w:line="240" w:lineRule="auto"/>
        <w:jc w:val="both"/>
        <w:rPr>
          <w:rFonts w:ascii="Arial" w:hAnsi="Arial" w:cs="Arial"/>
        </w:rPr>
      </w:pPr>
      <w:r w:rsidRPr="00597222">
        <w:rPr>
          <w:rFonts w:ascii="Arial" w:hAnsi="Arial" w:cs="Arial"/>
        </w:rPr>
        <w:t>D</w:t>
      </w:r>
      <w:r w:rsidR="0012505E" w:rsidRPr="00597222">
        <w:rPr>
          <w:rFonts w:ascii="Arial" w:hAnsi="Arial" w:cs="Arial"/>
        </w:rPr>
        <w:t xml:space="preserve">entro </w:t>
      </w:r>
      <w:r w:rsidR="00FD1984" w:rsidRPr="00597222">
        <w:rPr>
          <w:rFonts w:ascii="Arial" w:hAnsi="Arial" w:cs="Arial"/>
        </w:rPr>
        <w:t xml:space="preserve">da categoria </w:t>
      </w:r>
      <w:r w:rsidR="00276FF6" w:rsidRPr="00597222">
        <w:rPr>
          <w:rFonts w:ascii="Arial" w:hAnsi="Arial" w:cs="Arial"/>
        </w:rPr>
        <w:t>{“</w:t>
      </w:r>
      <w:r w:rsidR="00276FF6" w:rsidRPr="00597222">
        <w:rPr>
          <w:rFonts w:ascii="Arial" w:hAnsi="Arial" w:cs="Arial"/>
          <w:b/>
          <w:bCs/>
        </w:rPr>
        <w:t>CADASTROS GERAIS”}</w:t>
      </w:r>
      <w:r w:rsidR="00276FF6" w:rsidRPr="00597222">
        <w:rPr>
          <w:rFonts w:ascii="Arial" w:hAnsi="Arial" w:cs="Arial"/>
        </w:rPr>
        <w:t xml:space="preserve">, teremos um banco de dados </w:t>
      </w:r>
      <w:r w:rsidR="00AE2809" w:rsidRPr="00597222">
        <w:rPr>
          <w:rFonts w:ascii="Arial" w:hAnsi="Arial" w:cs="Arial"/>
        </w:rPr>
        <w:t xml:space="preserve">chamado </w:t>
      </w:r>
      <w:r w:rsidR="00141821" w:rsidRPr="00597222">
        <w:rPr>
          <w:rFonts w:ascii="Arial" w:hAnsi="Arial" w:cs="Arial"/>
        </w:rPr>
        <w:t>{</w:t>
      </w:r>
      <w:r w:rsidR="00AE2809" w:rsidRPr="00597222">
        <w:rPr>
          <w:rFonts w:ascii="Arial" w:hAnsi="Arial" w:cs="Arial"/>
          <w:b/>
          <w:bCs/>
        </w:rPr>
        <w:t>“</w:t>
      </w:r>
      <w:r w:rsidR="00025C00" w:rsidRPr="00597222">
        <w:rPr>
          <w:rFonts w:ascii="Arial" w:hAnsi="Arial" w:cs="Arial"/>
          <w:b/>
          <w:bCs/>
        </w:rPr>
        <w:t>Nome</w:t>
      </w:r>
      <w:r w:rsidR="00FB1A02" w:rsidRPr="00597222">
        <w:rPr>
          <w:rFonts w:ascii="Arial" w:hAnsi="Arial" w:cs="Arial"/>
          <w:b/>
          <w:bCs/>
        </w:rPr>
        <w:t>Da</w:t>
      </w:r>
      <w:r w:rsidR="0038329E" w:rsidRPr="00597222">
        <w:rPr>
          <w:rFonts w:ascii="Arial" w:hAnsi="Arial" w:cs="Arial"/>
          <w:b/>
          <w:bCs/>
        </w:rPr>
        <w:t>Especialidades”</w:t>
      </w:r>
      <w:r w:rsidR="00141821" w:rsidRPr="00597222">
        <w:rPr>
          <w:rFonts w:ascii="Arial" w:hAnsi="Arial" w:cs="Arial"/>
        </w:rPr>
        <w:t>},</w:t>
      </w:r>
      <w:r w:rsidR="00FB1A02" w:rsidRPr="00597222">
        <w:rPr>
          <w:rFonts w:ascii="Arial" w:hAnsi="Arial" w:cs="Arial"/>
        </w:rPr>
        <w:t xml:space="preserve"> </w:t>
      </w:r>
      <w:r w:rsidR="00141821" w:rsidRPr="00597222">
        <w:rPr>
          <w:rFonts w:ascii="Arial" w:hAnsi="Arial" w:cs="Arial"/>
        </w:rPr>
        <w:t>que já vira</w:t>
      </w:r>
      <w:r w:rsidR="00FD1984" w:rsidRPr="00597222">
        <w:rPr>
          <w:rFonts w:ascii="Arial" w:hAnsi="Arial" w:cs="Arial"/>
        </w:rPr>
        <w:t xml:space="preserve"> com algumas </w:t>
      </w:r>
      <w:r w:rsidR="00141821" w:rsidRPr="00597222">
        <w:rPr>
          <w:rFonts w:ascii="Arial" w:hAnsi="Arial" w:cs="Arial"/>
        </w:rPr>
        <w:t>especialidades</w:t>
      </w:r>
      <w:r w:rsidR="00FD1984" w:rsidRPr="00597222">
        <w:rPr>
          <w:rFonts w:ascii="Arial" w:hAnsi="Arial" w:cs="Arial"/>
        </w:rPr>
        <w:t xml:space="preserve"> </w:t>
      </w:r>
      <w:r w:rsidR="004A2356" w:rsidRPr="00597222">
        <w:rPr>
          <w:rFonts w:ascii="Arial" w:hAnsi="Arial" w:cs="Arial"/>
        </w:rPr>
        <w:t xml:space="preserve">previamente </w:t>
      </w:r>
      <w:r w:rsidR="00141821" w:rsidRPr="00597222">
        <w:rPr>
          <w:rFonts w:ascii="Arial" w:hAnsi="Arial" w:cs="Arial"/>
        </w:rPr>
        <w:t>cadastradas</w:t>
      </w:r>
      <w:r w:rsidR="0090077E" w:rsidRPr="00597222">
        <w:rPr>
          <w:rFonts w:ascii="Arial" w:hAnsi="Arial" w:cs="Arial"/>
        </w:rPr>
        <w:t xml:space="preserve">, e dentro </w:t>
      </w:r>
      <w:r w:rsidR="00565F16" w:rsidRPr="00597222">
        <w:rPr>
          <w:rFonts w:ascii="Arial" w:hAnsi="Arial" w:cs="Arial"/>
        </w:rPr>
        <w:t xml:space="preserve">do </w:t>
      </w:r>
      <w:r w:rsidR="00BE58B3" w:rsidRPr="00597222">
        <w:rPr>
          <w:rFonts w:ascii="Arial" w:hAnsi="Arial" w:cs="Arial"/>
        </w:rPr>
        <w:t>campo {</w:t>
      </w:r>
      <w:r w:rsidR="00BE58B3" w:rsidRPr="00597222">
        <w:rPr>
          <w:rFonts w:ascii="Arial" w:hAnsi="Arial" w:cs="Arial"/>
          <w:b/>
          <w:bCs/>
        </w:rPr>
        <w:t>“Descrição Especialidades”</w:t>
      </w:r>
      <w:r w:rsidR="00BE58B3" w:rsidRPr="00597222">
        <w:rPr>
          <w:rFonts w:ascii="Arial" w:hAnsi="Arial" w:cs="Arial"/>
        </w:rPr>
        <w:t xml:space="preserve">} vai ter uma breve descrição </w:t>
      </w:r>
      <w:r w:rsidR="00B923F9" w:rsidRPr="00597222">
        <w:rPr>
          <w:rFonts w:ascii="Arial" w:hAnsi="Arial" w:cs="Arial"/>
        </w:rPr>
        <w:t>da especialidade</w:t>
      </w:r>
      <w:r w:rsidR="00BF1142" w:rsidRPr="00597222">
        <w:rPr>
          <w:rFonts w:ascii="Arial" w:hAnsi="Arial" w:cs="Arial"/>
        </w:rPr>
        <w:t>.</w:t>
      </w:r>
    </w:p>
    <w:p w14:paraId="1ED53548" w14:textId="2AB5AD8C" w:rsidR="00BD3876" w:rsidRPr="00597222" w:rsidRDefault="004A2356" w:rsidP="0038329E">
      <w:pPr>
        <w:spacing w:after="0" w:line="240" w:lineRule="auto"/>
        <w:jc w:val="both"/>
        <w:rPr>
          <w:rFonts w:ascii="Arial" w:hAnsi="Arial" w:cs="Arial"/>
        </w:rPr>
      </w:pPr>
      <w:r w:rsidRPr="00597222">
        <w:rPr>
          <w:rFonts w:ascii="Arial" w:hAnsi="Arial" w:cs="Arial"/>
        </w:rPr>
        <w:t>, podendo adicionar outras</w:t>
      </w:r>
      <w:r w:rsidR="0038329E" w:rsidRPr="00597222">
        <w:rPr>
          <w:rFonts w:ascii="Arial" w:hAnsi="Arial" w:cs="Arial"/>
        </w:rPr>
        <w:t xml:space="preserve"> especialidades</w:t>
      </w:r>
      <w:r w:rsidR="00FB1A02" w:rsidRPr="00597222">
        <w:rPr>
          <w:rFonts w:ascii="Arial" w:hAnsi="Arial" w:cs="Arial"/>
        </w:rPr>
        <w:t>.</w:t>
      </w:r>
      <w:r w:rsidR="00E72B58" w:rsidRPr="00597222">
        <w:rPr>
          <w:rFonts w:ascii="Arial" w:hAnsi="Arial" w:cs="Arial"/>
        </w:rPr>
        <w:t xml:space="preserve"> Na </w:t>
      </w:r>
      <w:r w:rsidR="0038329E" w:rsidRPr="00597222">
        <w:rPr>
          <w:rFonts w:ascii="Arial" w:hAnsi="Arial" w:cs="Arial"/>
        </w:rPr>
        <w:t>categoria “</w:t>
      </w:r>
      <w:r w:rsidR="0038329E" w:rsidRPr="00597222">
        <w:rPr>
          <w:rFonts w:ascii="Arial" w:hAnsi="Arial" w:cs="Arial"/>
          <w:b/>
          <w:bCs/>
        </w:rPr>
        <w:t>AGENDAMENTO”</w:t>
      </w:r>
      <w:r w:rsidR="001D2EDB" w:rsidRPr="00597222">
        <w:rPr>
          <w:rFonts w:ascii="Arial" w:hAnsi="Arial" w:cs="Arial"/>
        </w:rPr>
        <w:t xml:space="preserve"> </w:t>
      </w:r>
      <w:r w:rsidR="00E72B58" w:rsidRPr="00597222">
        <w:rPr>
          <w:rFonts w:ascii="Arial" w:hAnsi="Arial" w:cs="Arial"/>
        </w:rPr>
        <w:t xml:space="preserve">dentro </w:t>
      </w:r>
      <w:r w:rsidR="007E1D77" w:rsidRPr="00597222">
        <w:rPr>
          <w:rFonts w:ascii="Arial" w:hAnsi="Arial" w:cs="Arial"/>
        </w:rPr>
        <w:t xml:space="preserve">das opções consulta </w:t>
      </w:r>
      <w:r w:rsidR="0047639E" w:rsidRPr="00597222">
        <w:rPr>
          <w:rFonts w:ascii="Arial" w:hAnsi="Arial" w:cs="Arial"/>
        </w:rPr>
        <w:t xml:space="preserve">e </w:t>
      </w:r>
      <w:r w:rsidR="007E1D77" w:rsidRPr="00597222">
        <w:rPr>
          <w:rFonts w:ascii="Arial" w:hAnsi="Arial" w:cs="Arial"/>
        </w:rPr>
        <w:t>exame</w:t>
      </w:r>
      <w:r w:rsidR="000706A0" w:rsidRPr="00597222">
        <w:rPr>
          <w:rFonts w:ascii="Arial" w:hAnsi="Arial" w:cs="Arial"/>
        </w:rPr>
        <w:t xml:space="preserve"> </w:t>
      </w:r>
      <w:r w:rsidR="001D2EDB" w:rsidRPr="00597222">
        <w:rPr>
          <w:rFonts w:ascii="Arial" w:hAnsi="Arial" w:cs="Arial"/>
        </w:rPr>
        <w:t xml:space="preserve">iremos </w:t>
      </w:r>
      <w:r w:rsidR="00BB29EB" w:rsidRPr="00597222">
        <w:rPr>
          <w:rFonts w:ascii="Arial" w:hAnsi="Arial" w:cs="Arial"/>
        </w:rPr>
        <w:t>adicionar</w:t>
      </w:r>
      <w:r w:rsidR="000706A0" w:rsidRPr="00597222">
        <w:rPr>
          <w:rFonts w:ascii="Arial" w:hAnsi="Arial" w:cs="Arial"/>
        </w:rPr>
        <w:t xml:space="preserve"> a opção especialidade</w:t>
      </w:r>
      <w:r w:rsidR="00646C92" w:rsidRPr="00597222">
        <w:rPr>
          <w:rFonts w:ascii="Arial" w:hAnsi="Arial" w:cs="Arial"/>
        </w:rPr>
        <w:t>, esta informação vai vir do banco de dados {</w:t>
      </w:r>
      <w:r w:rsidR="00646C92" w:rsidRPr="00597222">
        <w:rPr>
          <w:rFonts w:ascii="Arial" w:hAnsi="Arial" w:cs="Arial"/>
          <w:b/>
          <w:bCs/>
        </w:rPr>
        <w:t>“NomeDaEspecialidades”</w:t>
      </w:r>
      <w:r w:rsidR="00646C92" w:rsidRPr="00597222">
        <w:rPr>
          <w:rFonts w:ascii="Arial" w:hAnsi="Arial" w:cs="Arial"/>
        </w:rPr>
        <w:t>}</w:t>
      </w:r>
      <w:r w:rsidR="003D78DD" w:rsidRPr="00597222">
        <w:rPr>
          <w:rFonts w:ascii="Arial" w:hAnsi="Arial" w:cs="Arial"/>
        </w:rPr>
        <w:t xml:space="preserve">, o sistema já terá </w:t>
      </w:r>
      <w:r w:rsidR="00BD3876" w:rsidRPr="00597222">
        <w:rPr>
          <w:rFonts w:ascii="Arial" w:hAnsi="Arial" w:cs="Arial"/>
        </w:rPr>
        <w:t>previamente cadastradas</w:t>
      </w:r>
      <w:r w:rsidR="000E3675" w:rsidRPr="00597222">
        <w:rPr>
          <w:rFonts w:ascii="Arial" w:hAnsi="Arial" w:cs="Arial"/>
        </w:rPr>
        <w:t xml:space="preserve"> algumas especialidades</w:t>
      </w:r>
      <w:r w:rsidR="00BD3876" w:rsidRPr="00597222">
        <w:rPr>
          <w:rFonts w:ascii="Arial" w:hAnsi="Arial" w:cs="Arial"/>
        </w:rPr>
        <w:t>. Estas especialidades terão</w:t>
      </w:r>
      <w:r w:rsidR="005954F5" w:rsidRPr="00597222">
        <w:rPr>
          <w:rFonts w:ascii="Arial" w:hAnsi="Arial" w:cs="Arial"/>
        </w:rPr>
        <w:t xml:space="preserve"> vinculado ao seu nome, uma breve </w:t>
      </w:r>
      <w:r w:rsidR="000C0CD6" w:rsidRPr="00597222">
        <w:rPr>
          <w:rFonts w:ascii="Arial" w:hAnsi="Arial" w:cs="Arial"/>
        </w:rPr>
        <w:t>descrição do que se trata esta especialidade</w:t>
      </w:r>
      <w:r w:rsidR="00A96BCC" w:rsidRPr="00597222">
        <w:rPr>
          <w:rFonts w:ascii="Arial" w:hAnsi="Arial" w:cs="Arial"/>
        </w:rPr>
        <w:t>, com base no cadastro</w:t>
      </w:r>
      <w:r w:rsidR="00946091" w:rsidRPr="00597222">
        <w:rPr>
          <w:rFonts w:ascii="Arial" w:hAnsi="Arial" w:cs="Arial"/>
        </w:rPr>
        <w:t xml:space="preserve"> feito no banco de dados </w:t>
      </w:r>
      <w:r w:rsidR="00946091" w:rsidRPr="00597222">
        <w:rPr>
          <w:rFonts w:ascii="Arial" w:hAnsi="Arial" w:cs="Arial"/>
          <w:b/>
          <w:bCs/>
        </w:rPr>
        <w:t>{“NomeDaEspecialidades”}</w:t>
      </w:r>
      <w:r w:rsidR="00946091" w:rsidRPr="00597222">
        <w:rPr>
          <w:rFonts w:ascii="Arial" w:hAnsi="Arial" w:cs="Arial"/>
        </w:rPr>
        <w:t>.</w:t>
      </w:r>
    </w:p>
    <w:p w14:paraId="7A112CBD" w14:textId="77777777" w:rsidR="001045E8" w:rsidRPr="00597222" w:rsidRDefault="001045E8" w:rsidP="00E1340C">
      <w:pPr>
        <w:spacing w:after="0" w:line="240" w:lineRule="auto"/>
        <w:jc w:val="both"/>
        <w:rPr>
          <w:rFonts w:ascii="Arial" w:hAnsi="Arial" w:cs="Arial"/>
          <w:b/>
          <w:bCs/>
        </w:rPr>
      </w:pPr>
    </w:p>
    <w:p w14:paraId="55408E01" w14:textId="77777777" w:rsidR="001E5259" w:rsidRPr="00597222" w:rsidRDefault="00C019E7" w:rsidP="001E5259">
      <w:pPr>
        <w:spacing w:after="0" w:line="240" w:lineRule="auto"/>
        <w:jc w:val="both"/>
        <w:rPr>
          <w:rFonts w:ascii="Arial" w:hAnsi="Arial" w:cs="Arial"/>
        </w:rPr>
      </w:pPr>
      <w:r w:rsidRPr="00597222">
        <w:rPr>
          <w:rFonts w:ascii="Arial" w:hAnsi="Arial" w:cs="Arial"/>
        </w:rPr>
        <w:t xml:space="preserve">Como colocar estas informações já cadastradas no banco de dados </w:t>
      </w:r>
      <w:r w:rsidR="001E5259" w:rsidRPr="00597222">
        <w:rPr>
          <w:rFonts w:ascii="Arial" w:hAnsi="Arial" w:cs="Arial"/>
          <w:b/>
          <w:bCs/>
        </w:rPr>
        <w:t>NomeDaEspecialidades</w:t>
      </w:r>
      <w:r w:rsidR="001E5259" w:rsidRPr="00597222">
        <w:rPr>
          <w:rFonts w:ascii="Arial" w:hAnsi="Arial" w:cs="Arial"/>
        </w:rPr>
        <w:t>: teremos dois campos chamados {</w:t>
      </w:r>
      <w:r w:rsidR="001E5259" w:rsidRPr="00597222">
        <w:rPr>
          <w:rFonts w:ascii="Arial" w:hAnsi="Arial" w:cs="Arial"/>
          <w:b/>
          <w:bCs/>
        </w:rPr>
        <w:t>“Especialidades”</w:t>
      </w:r>
      <w:r w:rsidR="001E5259" w:rsidRPr="00597222">
        <w:rPr>
          <w:rFonts w:ascii="Arial" w:hAnsi="Arial" w:cs="Arial"/>
        </w:rPr>
        <w:t>}, e {</w:t>
      </w:r>
      <w:r w:rsidR="001E5259" w:rsidRPr="00597222">
        <w:rPr>
          <w:rFonts w:ascii="Arial" w:hAnsi="Arial" w:cs="Arial"/>
          <w:b/>
          <w:bCs/>
        </w:rPr>
        <w:t>“DescriçãoEspecialidades”</w:t>
      </w:r>
      <w:r w:rsidR="001E5259" w:rsidRPr="00597222">
        <w:rPr>
          <w:rFonts w:ascii="Arial" w:hAnsi="Arial" w:cs="Arial"/>
        </w:rPr>
        <w:t xml:space="preserve">}. </w:t>
      </w:r>
    </w:p>
    <w:p w14:paraId="086C2680" w14:textId="77777777" w:rsidR="00860FB2" w:rsidRDefault="00860FB2" w:rsidP="00E1340C">
      <w:pPr>
        <w:spacing w:after="0" w:line="240" w:lineRule="auto"/>
        <w:jc w:val="both"/>
        <w:rPr>
          <w:rFonts w:ascii="Arial" w:hAnsi="Arial" w:cs="Arial"/>
        </w:rPr>
      </w:pPr>
    </w:p>
    <w:p w14:paraId="74C27EFA" w14:textId="1E59E1E4" w:rsidR="00FC61CB" w:rsidRPr="00597222" w:rsidRDefault="00860FB2" w:rsidP="00FC61CB">
      <w:pPr>
        <w:spacing w:after="0" w:line="240" w:lineRule="auto"/>
        <w:jc w:val="both"/>
        <w:rPr>
          <w:rFonts w:ascii="Arial" w:hAnsi="Arial" w:cs="Arial"/>
        </w:rPr>
      </w:pPr>
      <w:r>
        <w:rPr>
          <w:rFonts w:ascii="Arial" w:hAnsi="Arial" w:cs="Arial"/>
        </w:rPr>
        <w:t>Leia estas informações</w:t>
      </w:r>
      <w:r w:rsidR="0066470D">
        <w:rPr>
          <w:rFonts w:ascii="Arial" w:hAnsi="Arial" w:cs="Arial"/>
        </w:rPr>
        <w:t xml:space="preserve"> abaixo </w:t>
      </w:r>
      <w:r>
        <w:rPr>
          <w:rFonts w:ascii="Arial" w:hAnsi="Arial" w:cs="Arial"/>
        </w:rPr>
        <w:t>e adicio</w:t>
      </w:r>
      <w:r w:rsidR="00FC61CB">
        <w:rPr>
          <w:rFonts w:ascii="Arial" w:hAnsi="Arial" w:cs="Arial"/>
        </w:rPr>
        <w:t xml:space="preserve">ne a cada </w:t>
      </w:r>
      <w:r w:rsidR="00FC61CB" w:rsidRPr="00597222">
        <w:rPr>
          <w:rFonts w:ascii="Arial" w:hAnsi="Arial" w:cs="Arial"/>
          <w:b/>
          <w:bCs/>
        </w:rPr>
        <w:t>Especialidade(s)</w:t>
      </w:r>
      <w:r w:rsidR="00FC61CB">
        <w:rPr>
          <w:rFonts w:ascii="Arial" w:hAnsi="Arial" w:cs="Arial"/>
          <w:b/>
          <w:bCs/>
        </w:rPr>
        <w:t xml:space="preserve"> relacionada</w:t>
      </w:r>
      <w:r w:rsidR="00B4616B">
        <w:rPr>
          <w:rFonts w:ascii="Arial" w:hAnsi="Arial" w:cs="Arial"/>
          <w:b/>
          <w:bCs/>
        </w:rPr>
        <w:t xml:space="preserve"> um </w:t>
      </w:r>
      <w:r w:rsidR="00FC61CB" w:rsidRPr="00597222">
        <w:rPr>
          <w:rFonts w:ascii="Arial" w:hAnsi="Arial" w:cs="Arial"/>
          <w:b/>
          <w:bCs/>
          <w:highlight w:val="yellow"/>
        </w:rPr>
        <w:t>link</w:t>
      </w:r>
      <w:r w:rsidR="00B4616B">
        <w:rPr>
          <w:rFonts w:ascii="Arial" w:hAnsi="Arial" w:cs="Arial"/>
          <w:b/>
          <w:bCs/>
        </w:rPr>
        <w:t xml:space="preserve"> </w:t>
      </w:r>
      <w:r w:rsidR="00BA006E">
        <w:rPr>
          <w:rFonts w:ascii="Arial" w:hAnsi="Arial" w:cs="Arial"/>
          <w:b/>
          <w:bCs/>
        </w:rPr>
        <w:t xml:space="preserve">{“colocar um link oficial que já vai trazer informações dito de cada </w:t>
      </w:r>
      <w:r w:rsidR="001C692F">
        <w:rPr>
          <w:rFonts w:ascii="Arial" w:hAnsi="Arial" w:cs="Arial"/>
          <w:b/>
          <w:bCs/>
        </w:rPr>
        <w:t>especialidade”}</w:t>
      </w:r>
      <w:r w:rsidR="001C692F" w:rsidRPr="001C692F">
        <w:rPr>
          <w:rFonts w:ascii="Arial" w:hAnsi="Arial" w:cs="Arial"/>
        </w:rPr>
        <w:t xml:space="preserve">, este link tem que ser de um portal </w:t>
      </w:r>
      <w:r w:rsidR="00FC61CB" w:rsidRPr="00597222">
        <w:rPr>
          <w:rFonts w:ascii="Arial" w:hAnsi="Arial" w:cs="Arial"/>
        </w:rPr>
        <w:t>oficial da área de saúde</w:t>
      </w:r>
      <w:r w:rsidR="00B372DD">
        <w:rPr>
          <w:rFonts w:ascii="Arial" w:hAnsi="Arial" w:cs="Arial"/>
        </w:rPr>
        <w:t xml:space="preserve">, </w:t>
      </w:r>
      <w:r w:rsidR="00FC61CB" w:rsidRPr="00597222">
        <w:rPr>
          <w:rFonts w:ascii="Arial" w:hAnsi="Arial" w:cs="Arial"/>
        </w:rPr>
        <w:t>dentro de cada descrição da especialidade</w:t>
      </w:r>
      <w:r w:rsidR="00B372DD">
        <w:rPr>
          <w:rFonts w:ascii="Arial" w:hAnsi="Arial" w:cs="Arial"/>
        </w:rPr>
        <w:t xml:space="preserve">, após o último </w:t>
      </w:r>
      <w:r w:rsidR="00E80DE2">
        <w:rPr>
          <w:rFonts w:ascii="Arial" w:hAnsi="Arial" w:cs="Arial"/>
        </w:rPr>
        <w:t>parágrafo, na próxima linha</w:t>
      </w:r>
      <w:r w:rsidR="00B009B2">
        <w:rPr>
          <w:rFonts w:ascii="Arial" w:hAnsi="Arial" w:cs="Arial"/>
        </w:rPr>
        <w:t xml:space="preserve"> em branco a</w:t>
      </w:r>
      <w:r w:rsidR="00E80DE2">
        <w:rPr>
          <w:rFonts w:ascii="Arial" w:hAnsi="Arial" w:cs="Arial"/>
        </w:rPr>
        <w:t>dicionar</w:t>
      </w:r>
      <w:r w:rsidR="002F76DC">
        <w:rPr>
          <w:rFonts w:ascii="Arial" w:hAnsi="Arial" w:cs="Arial"/>
        </w:rPr>
        <w:t xml:space="preserve"> </w:t>
      </w:r>
      <w:r w:rsidR="005113BB">
        <w:rPr>
          <w:rFonts w:ascii="Arial" w:hAnsi="Arial" w:cs="Arial"/>
        </w:rPr>
        <w:t xml:space="preserve">o </w:t>
      </w:r>
      <w:r w:rsidR="00E80DE2">
        <w:rPr>
          <w:rFonts w:ascii="Arial" w:hAnsi="Arial" w:cs="Arial"/>
        </w:rPr>
        <w:t>link</w:t>
      </w:r>
      <w:r w:rsidR="00FC61CB" w:rsidRPr="00597222">
        <w:rPr>
          <w:rFonts w:ascii="Arial" w:hAnsi="Arial" w:cs="Arial"/>
        </w:rPr>
        <w:t>, este link vai levar a abertura do portal direto na especialidade selecionada.</w:t>
      </w:r>
    </w:p>
    <w:p w14:paraId="0C74E47A" w14:textId="77777777" w:rsidR="00485512" w:rsidRDefault="00485512" w:rsidP="00FC61CB">
      <w:pPr>
        <w:spacing w:after="0" w:line="240" w:lineRule="auto"/>
        <w:jc w:val="both"/>
        <w:rPr>
          <w:rFonts w:ascii="Arial" w:hAnsi="Arial" w:cs="Arial"/>
        </w:rPr>
      </w:pPr>
    </w:p>
    <w:p w14:paraId="0E61FA74" w14:textId="77777777" w:rsidR="008208F8" w:rsidRDefault="008208F8" w:rsidP="00FC61CB">
      <w:pPr>
        <w:spacing w:after="0" w:line="240" w:lineRule="auto"/>
        <w:jc w:val="both"/>
        <w:rPr>
          <w:rFonts w:ascii="Arial" w:hAnsi="Arial" w:cs="Arial"/>
        </w:rPr>
      </w:pPr>
    </w:p>
    <w:p w14:paraId="1527CD9F" w14:textId="13D31233" w:rsidR="008208F8" w:rsidRPr="00485512" w:rsidRDefault="008208F8" w:rsidP="00FC61CB">
      <w:pPr>
        <w:spacing w:after="0" w:line="240" w:lineRule="auto"/>
        <w:jc w:val="both"/>
        <w:rPr>
          <w:rFonts w:ascii="Arial" w:hAnsi="Arial" w:cs="Arial"/>
        </w:rPr>
      </w:pPr>
      <w:r w:rsidRPr="008208F8">
        <w:rPr>
          <w:rFonts w:ascii="Arial" w:hAnsi="Arial" w:cs="Arial"/>
        </w:rPr>
        <w:t>Não era para alterar a descrição {"é imprescindível manter as descrições"} era para somente adicionar após o último parágrafo, na próxima linha em branco adicionar o link, este link vai levar a abertura do portal direto na especialidade selecionada.</w:t>
      </w:r>
    </w:p>
    <w:p w14:paraId="3FBB0BEB" w14:textId="77777777" w:rsidR="00485512" w:rsidRDefault="00485512" w:rsidP="00FC61CB">
      <w:pPr>
        <w:spacing w:after="0" w:line="240" w:lineRule="auto"/>
        <w:jc w:val="both"/>
        <w:rPr>
          <w:rFonts w:ascii="Arial" w:hAnsi="Arial" w:cs="Arial"/>
        </w:rPr>
      </w:pPr>
    </w:p>
    <w:p w14:paraId="2434B13D" w14:textId="2F08BB87" w:rsidR="00122F21" w:rsidRDefault="00122F21" w:rsidP="00FC61CB">
      <w:pPr>
        <w:spacing w:after="0" w:line="240" w:lineRule="auto"/>
        <w:jc w:val="both"/>
        <w:rPr>
          <w:rFonts w:ascii="Arial" w:hAnsi="Arial" w:cs="Arial"/>
        </w:rPr>
      </w:pPr>
      <w:r w:rsidRPr="00122F21">
        <w:rPr>
          <w:rFonts w:ascii="Arial" w:hAnsi="Arial" w:cs="Arial"/>
        </w:rPr>
        <w:t xml:space="preserve">Nesta {"CATEGORIA 03 — NomeDaEspecialidades"}, </w:t>
      </w:r>
      <w:r>
        <w:rPr>
          <w:rFonts w:ascii="Arial" w:hAnsi="Arial" w:cs="Arial"/>
        </w:rPr>
        <w:t xml:space="preserve">temos uma </w:t>
      </w:r>
      <w:r w:rsidRPr="00122F21">
        <w:rPr>
          <w:rFonts w:ascii="Arial" w:hAnsi="Arial" w:cs="Arial"/>
        </w:rPr>
        <w:t xml:space="preserve">implementação onde estes dados já </w:t>
      </w:r>
      <w:r>
        <w:rPr>
          <w:rFonts w:ascii="Arial" w:hAnsi="Arial" w:cs="Arial"/>
        </w:rPr>
        <w:t xml:space="preserve">vão vir com uma base </w:t>
      </w:r>
      <w:r w:rsidR="0056659E">
        <w:rPr>
          <w:rFonts w:ascii="Arial" w:hAnsi="Arial" w:cs="Arial"/>
        </w:rPr>
        <w:t>de dados já previamente preenchidos</w:t>
      </w:r>
      <w:r w:rsidR="003338A5">
        <w:rPr>
          <w:rFonts w:ascii="Arial" w:hAnsi="Arial" w:cs="Arial"/>
        </w:rPr>
        <w:t xml:space="preserve">, ou seja, já </w:t>
      </w:r>
      <w:r w:rsidRPr="00122F21">
        <w:rPr>
          <w:rFonts w:ascii="Arial" w:hAnsi="Arial" w:cs="Arial"/>
        </w:rPr>
        <w:t>cadastrados, os dados</w:t>
      </w:r>
      <w:r w:rsidR="003338A5">
        <w:rPr>
          <w:rFonts w:ascii="Arial" w:hAnsi="Arial" w:cs="Arial"/>
        </w:rPr>
        <w:t xml:space="preserve"> para cadastro são </w:t>
      </w:r>
      <w:r w:rsidRPr="00122F21">
        <w:rPr>
          <w:rFonts w:ascii="Arial" w:hAnsi="Arial" w:cs="Arial"/>
        </w:rPr>
        <w:t>estes:</w:t>
      </w:r>
    </w:p>
    <w:p w14:paraId="7591A533" w14:textId="77777777" w:rsidR="00860980" w:rsidRDefault="00860980" w:rsidP="00011FAD">
      <w:pPr>
        <w:spacing w:after="0" w:line="240" w:lineRule="auto"/>
        <w:jc w:val="both"/>
        <w:rPr>
          <w:rFonts w:ascii="Arial" w:hAnsi="Arial" w:cs="Arial"/>
          <w:b/>
          <w:bCs/>
        </w:rPr>
      </w:pPr>
    </w:p>
    <w:p w14:paraId="708E36E3" w14:textId="77777777" w:rsidR="00860980" w:rsidRDefault="00860980" w:rsidP="00011FAD">
      <w:pPr>
        <w:spacing w:after="0" w:line="240" w:lineRule="auto"/>
        <w:jc w:val="both"/>
        <w:rPr>
          <w:rFonts w:ascii="Arial" w:hAnsi="Arial" w:cs="Arial"/>
          <w:b/>
          <w:bCs/>
        </w:rPr>
      </w:pPr>
    </w:p>
    <w:p w14:paraId="19CCF4BD" w14:textId="77777777" w:rsidR="00860980" w:rsidRDefault="00860980" w:rsidP="00011FAD">
      <w:pPr>
        <w:spacing w:after="0" w:line="240" w:lineRule="auto"/>
        <w:jc w:val="both"/>
        <w:rPr>
          <w:rFonts w:ascii="Arial" w:hAnsi="Arial" w:cs="Arial"/>
          <w:b/>
          <w:bCs/>
        </w:rPr>
      </w:pPr>
    </w:p>
    <w:p w14:paraId="2E966AC2" w14:textId="77777777" w:rsidR="00860980" w:rsidRDefault="00860980" w:rsidP="00011FAD">
      <w:pPr>
        <w:spacing w:after="0" w:line="240" w:lineRule="auto"/>
        <w:jc w:val="both"/>
        <w:rPr>
          <w:rFonts w:ascii="Arial" w:hAnsi="Arial" w:cs="Arial"/>
          <w:b/>
          <w:bCs/>
        </w:rPr>
      </w:pPr>
    </w:p>
    <w:p w14:paraId="66B4623F" w14:textId="77777777" w:rsidR="00860980" w:rsidRDefault="00860980" w:rsidP="00011FAD">
      <w:pPr>
        <w:spacing w:after="0" w:line="240" w:lineRule="auto"/>
        <w:jc w:val="both"/>
        <w:rPr>
          <w:rFonts w:ascii="Arial" w:hAnsi="Arial" w:cs="Arial"/>
          <w:b/>
          <w:bCs/>
        </w:rPr>
      </w:pPr>
    </w:p>
    <w:p w14:paraId="307796E3" w14:textId="77777777" w:rsidR="00860980" w:rsidRDefault="00860980" w:rsidP="00011FAD">
      <w:pPr>
        <w:spacing w:after="0" w:line="240" w:lineRule="auto"/>
        <w:jc w:val="both"/>
        <w:rPr>
          <w:rFonts w:ascii="Arial" w:hAnsi="Arial" w:cs="Arial"/>
          <w:b/>
          <w:bCs/>
        </w:rPr>
      </w:pPr>
    </w:p>
    <w:p w14:paraId="3214C9BE" w14:textId="77777777" w:rsidR="00860980" w:rsidRDefault="00860980" w:rsidP="00011FAD">
      <w:pPr>
        <w:spacing w:after="0" w:line="240" w:lineRule="auto"/>
        <w:jc w:val="both"/>
        <w:rPr>
          <w:rFonts w:ascii="Arial" w:hAnsi="Arial" w:cs="Arial"/>
          <w:b/>
          <w:bCs/>
        </w:rPr>
      </w:pPr>
    </w:p>
    <w:p w14:paraId="39E32FB0" w14:textId="77777777" w:rsidR="00860980" w:rsidRDefault="00860980" w:rsidP="00011FAD">
      <w:pPr>
        <w:spacing w:after="0" w:line="240" w:lineRule="auto"/>
        <w:jc w:val="both"/>
        <w:rPr>
          <w:rFonts w:ascii="Arial" w:hAnsi="Arial" w:cs="Arial"/>
          <w:b/>
          <w:bCs/>
        </w:rPr>
      </w:pPr>
    </w:p>
    <w:p w14:paraId="060DA156" w14:textId="77777777" w:rsidR="00860980" w:rsidRDefault="00860980" w:rsidP="00011FAD">
      <w:pPr>
        <w:spacing w:after="0" w:line="240" w:lineRule="auto"/>
        <w:jc w:val="both"/>
        <w:rPr>
          <w:rFonts w:ascii="Arial" w:hAnsi="Arial" w:cs="Arial"/>
          <w:b/>
          <w:bCs/>
        </w:rPr>
      </w:pPr>
    </w:p>
    <w:p w14:paraId="2D935F2D" w14:textId="77777777" w:rsidR="00860980" w:rsidRDefault="00860980" w:rsidP="00011FAD">
      <w:pPr>
        <w:spacing w:after="0" w:line="240" w:lineRule="auto"/>
        <w:jc w:val="both"/>
        <w:rPr>
          <w:rFonts w:ascii="Arial" w:hAnsi="Arial" w:cs="Arial"/>
          <w:b/>
          <w:bCs/>
        </w:rPr>
      </w:pPr>
    </w:p>
    <w:p w14:paraId="4CACBF5F" w14:textId="77777777" w:rsidR="00860980" w:rsidRDefault="00860980" w:rsidP="00011FAD">
      <w:pPr>
        <w:spacing w:after="0" w:line="240" w:lineRule="auto"/>
        <w:jc w:val="both"/>
        <w:rPr>
          <w:rFonts w:ascii="Arial" w:hAnsi="Arial" w:cs="Arial"/>
          <w:b/>
          <w:bCs/>
        </w:rPr>
      </w:pPr>
    </w:p>
    <w:p w14:paraId="3A389C92" w14:textId="77777777" w:rsidR="00860980" w:rsidRDefault="00860980" w:rsidP="00011FAD">
      <w:pPr>
        <w:spacing w:after="0" w:line="240" w:lineRule="auto"/>
        <w:jc w:val="both"/>
        <w:rPr>
          <w:rFonts w:ascii="Arial" w:hAnsi="Arial" w:cs="Arial"/>
          <w:b/>
          <w:bCs/>
        </w:rPr>
      </w:pPr>
    </w:p>
    <w:p w14:paraId="02A7E731" w14:textId="77777777" w:rsidR="00860980" w:rsidRDefault="00860980" w:rsidP="00011FAD">
      <w:pPr>
        <w:spacing w:after="0" w:line="240" w:lineRule="auto"/>
        <w:jc w:val="both"/>
        <w:rPr>
          <w:rFonts w:ascii="Arial" w:hAnsi="Arial" w:cs="Arial"/>
          <w:b/>
          <w:bCs/>
        </w:rPr>
      </w:pPr>
    </w:p>
    <w:p w14:paraId="148722B3" w14:textId="77777777" w:rsidR="00860980" w:rsidRDefault="00860980" w:rsidP="00011FAD">
      <w:pPr>
        <w:spacing w:after="0" w:line="240" w:lineRule="auto"/>
        <w:jc w:val="both"/>
        <w:rPr>
          <w:rFonts w:ascii="Arial" w:hAnsi="Arial" w:cs="Arial"/>
          <w:b/>
          <w:bCs/>
        </w:rPr>
      </w:pPr>
    </w:p>
    <w:p w14:paraId="03466A31" w14:textId="308FB7B3" w:rsidR="00B75C83" w:rsidRDefault="00011FAD" w:rsidP="00011FAD">
      <w:pPr>
        <w:spacing w:after="0" w:line="240" w:lineRule="auto"/>
        <w:jc w:val="both"/>
        <w:rPr>
          <w:rFonts w:ascii="Arial" w:hAnsi="Arial" w:cs="Arial"/>
          <w:b/>
          <w:bCs/>
        </w:rPr>
      </w:pPr>
      <w:r w:rsidRPr="00011FAD">
        <w:rPr>
          <w:rFonts w:ascii="Arial" w:hAnsi="Arial" w:cs="Arial"/>
          <w:b/>
          <w:bCs/>
        </w:rPr>
        <w:t>Especialidade(s): Alergia e Imunologia</w:t>
      </w:r>
    </w:p>
    <w:p w14:paraId="6AD44084" w14:textId="77777777" w:rsidR="00B75C83" w:rsidRDefault="00011FAD" w:rsidP="00011FAD">
      <w:pPr>
        <w:spacing w:after="0" w:line="240" w:lineRule="auto"/>
        <w:jc w:val="both"/>
        <w:rPr>
          <w:rFonts w:ascii="Arial" w:hAnsi="Arial" w:cs="Arial"/>
        </w:rPr>
      </w:pPr>
      <w:r w:rsidRPr="00011FAD">
        <w:rPr>
          <w:rFonts w:ascii="Arial" w:hAnsi="Arial" w:cs="Arial"/>
          <w:b/>
          <w:bCs/>
        </w:rPr>
        <w:t>DescriçãoEspecialidades:</w:t>
      </w:r>
      <w:r w:rsidRPr="00011FAD">
        <w:rPr>
          <w:rFonts w:ascii="Arial" w:hAnsi="Arial" w:cs="Arial"/>
        </w:rPr>
        <w:t xml:space="preserve"> A área de Alergia e Imunologia foca no diagnóstico e no tratamento de doenças alérgicas. Os profissionais trabalham com o sistema imune e com o diagnóstico e identificação das patologias e seus diferentes graus no organismo dos pacientes. A residência em Alergia e Imunologia leva 2 anos. Você pode conferir aqui o site da Associação Brasileira de Alergia e Imunologia.</w:t>
      </w:r>
    </w:p>
    <w:p w14:paraId="712E1313" w14:textId="1316DCFD" w:rsidR="00011FAD" w:rsidRDefault="00860980" w:rsidP="00011FAD">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011FAD" w:rsidRPr="00011FAD">
        <w:rPr>
          <w:rFonts w:ascii="Segoe UI Emoji" w:hAnsi="Segoe UI Emoji" w:cs="Segoe UI Emoji"/>
        </w:rPr>
        <w:t>🔗</w:t>
      </w:r>
      <w:r w:rsidR="00011FAD" w:rsidRPr="00011FAD">
        <w:rPr>
          <w:rFonts w:ascii="Arial" w:hAnsi="Arial" w:cs="Arial"/>
        </w:rPr>
        <w:t xml:space="preserve"> </w:t>
      </w:r>
      <w:hyperlink r:id="rId7" w:history="1">
        <w:r w:rsidR="00011FAD" w:rsidRPr="00011FAD">
          <w:rPr>
            <w:rStyle w:val="Hyperlink"/>
            <w:rFonts w:ascii="Arial" w:hAnsi="Arial" w:cs="Arial"/>
          </w:rPr>
          <w:t>https://asbai.org.br/</w:t>
        </w:r>
      </w:hyperlink>
    </w:p>
    <w:p w14:paraId="342844E0" w14:textId="77777777" w:rsidR="001815E1" w:rsidRPr="001815E1" w:rsidRDefault="001815E1" w:rsidP="00FC61CB">
      <w:pPr>
        <w:spacing w:after="0" w:line="240" w:lineRule="auto"/>
        <w:jc w:val="both"/>
        <w:rPr>
          <w:rFonts w:ascii="Arial" w:hAnsi="Arial" w:cs="Arial"/>
        </w:rPr>
      </w:pPr>
    </w:p>
    <w:p w14:paraId="28A38AB6" w14:textId="77777777" w:rsidR="00B75C83" w:rsidRDefault="001815E1" w:rsidP="001815E1">
      <w:pPr>
        <w:spacing w:after="0" w:line="240" w:lineRule="auto"/>
        <w:jc w:val="both"/>
        <w:rPr>
          <w:rFonts w:ascii="Arial" w:hAnsi="Arial" w:cs="Arial"/>
          <w:b/>
          <w:bCs/>
        </w:rPr>
      </w:pPr>
      <w:r w:rsidRPr="001815E1">
        <w:rPr>
          <w:rFonts w:ascii="Arial" w:hAnsi="Arial" w:cs="Arial"/>
          <w:b/>
          <w:bCs/>
        </w:rPr>
        <w:t>Especialidade(s): Anestesiologista</w:t>
      </w:r>
    </w:p>
    <w:p w14:paraId="40954CC4" w14:textId="77777777" w:rsidR="00B75C83"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Os anestesiologistas são os profissionais que atuam no pré e no pós-operatório, trabalhando com a aplicação de medicamentos que mitiguem os efeitos da dor durante os procedimentos. Por lidarem com dosagens extremamente precisas e, muitas vezes, operações de risco, são altamente requisitados e passam por avaliações rigorosas. Com isso, a residência médica de anestesiologia dura 3 anos. Para saber mais sobre os profissionais no país, é possível acessar o site da Sociedade Brasileira de Anestesiologia.</w:t>
      </w:r>
    </w:p>
    <w:p w14:paraId="56C83AE9" w14:textId="6F288244"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8" w:history="1">
        <w:r w:rsidR="00B75C83" w:rsidRPr="001815E1">
          <w:rPr>
            <w:rStyle w:val="Hyperlink"/>
            <w:rFonts w:ascii="Arial" w:hAnsi="Arial" w:cs="Arial"/>
          </w:rPr>
          <w:t>https://www.sbahq.org/</w:t>
        </w:r>
      </w:hyperlink>
    </w:p>
    <w:p w14:paraId="561007A5" w14:textId="77777777" w:rsidR="00B75C83" w:rsidRPr="001815E1" w:rsidRDefault="00B75C83" w:rsidP="001815E1">
      <w:pPr>
        <w:spacing w:after="0" w:line="240" w:lineRule="auto"/>
        <w:jc w:val="both"/>
        <w:rPr>
          <w:rFonts w:ascii="Arial" w:hAnsi="Arial" w:cs="Arial"/>
        </w:rPr>
      </w:pPr>
    </w:p>
    <w:p w14:paraId="7C1BF01F" w14:textId="77777777" w:rsidR="00B75C83" w:rsidRDefault="001815E1" w:rsidP="001815E1">
      <w:pPr>
        <w:spacing w:after="0" w:line="240" w:lineRule="auto"/>
        <w:jc w:val="both"/>
        <w:rPr>
          <w:rFonts w:ascii="Arial" w:hAnsi="Arial" w:cs="Arial"/>
        </w:rPr>
      </w:pPr>
      <w:r w:rsidRPr="001815E1">
        <w:rPr>
          <w:rFonts w:ascii="Arial" w:hAnsi="Arial" w:cs="Arial"/>
          <w:b/>
          <w:bCs/>
        </w:rPr>
        <w:t>Especialidade(s): Dermatologia</w:t>
      </w:r>
    </w:p>
    <w:p w14:paraId="300E3499" w14:textId="77777777" w:rsidR="00B75C83"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Os dermatologistas são os profissionais responsáveis por procedimentos clínicos e cirúrgicos nos tecidos do corpo como pele, cabelos e unhas. Essa área exige grande contato com pacientes e possui atuação em diferentes locais, incluindo hospitais, ambulatórios, consultórios e clínicas. A residência médica de dermatologia dura 3 anos. A área pode ter atuação estética ou de combate a doenças e lesões.</w:t>
      </w:r>
    </w:p>
    <w:p w14:paraId="5A88E4DE" w14:textId="001A58ED"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9" w:history="1">
        <w:r w:rsidR="00B75C83" w:rsidRPr="001815E1">
          <w:rPr>
            <w:rStyle w:val="Hyperlink"/>
            <w:rFonts w:ascii="Arial" w:hAnsi="Arial" w:cs="Arial"/>
          </w:rPr>
          <w:t>https://www.sbd.org.br/</w:t>
        </w:r>
      </w:hyperlink>
    </w:p>
    <w:p w14:paraId="3341BCDC" w14:textId="77777777" w:rsidR="00B75C83" w:rsidRDefault="00B75C83" w:rsidP="001815E1">
      <w:pPr>
        <w:spacing w:after="0" w:line="240" w:lineRule="auto"/>
        <w:jc w:val="both"/>
        <w:rPr>
          <w:rFonts w:ascii="Arial" w:hAnsi="Arial" w:cs="Arial"/>
          <w:b/>
          <w:bCs/>
        </w:rPr>
      </w:pPr>
    </w:p>
    <w:p w14:paraId="3E6109A9" w14:textId="77777777" w:rsidR="00B75C83" w:rsidRDefault="001815E1" w:rsidP="001815E1">
      <w:pPr>
        <w:spacing w:after="0" w:line="240" w:lineRule="auto"/>
        <w:jc w:val="both"/>
        <w:rPr>
          <w:rFonts w:ascii="Arial" w:hAnsi="Arial" w:cs="Arial"/>
          <w:b/>
          <w:bCs/>
        </w:rPr>
      </w:pPr>
      <w:r w:rsidRPr="001815E1">
        <w:rPr>
          <w:rFonts w:ascii="Arial" w:hAnsi="Arial" w:cs="Arial"/>
          <w:b/>
          <w:bCs/>
        </w:rPr>
        <w:t>Especialidade(s): Infectologia</w:t>
      </w:r>
    </w:p>
    <w:p w14:paraId="76DDFD2F" w14:textId="77777777" w:rsidR="00B75C83"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Os infectologistas são profissionais encarregados do diagnóstico de doenças envolvendo patógenos de vírus, bactérias, fungos e outros mais. São extremamente importantes e normalmente trabalham dentro de hospitais e laboratórios. A residência na área dura 3 anos.</w:t>
      </w:r>
    </w:p>
    <w:p w14:paraId="50C10BE3" w14:textId="0DD23712"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10" w:history="1">
        <w:r w:rsidR="00B75C83" w:rsidRPr="001815E1">
          <w:rPr>
            <w:rStyle w:val="Hyperlink"/>
            <w:rFonts w:ascii="Arial" w:hAnsi="Arial" w:cs="Arial"/>
          </w:rPr>
          <w:t>https://infectologia.org.br/</w:t>
        </w:r>
      </w:hyperlink>
    </w:p>
    <w:p w14:paraId="26EFE995" w14:textId="77777777" w:rsidR="00B75C83" w:rsidRDefault="00B75C83" w:rsidP="001815E1">
      <w:pPr>
        <w:spacing w:after="0" w:line="240" w:lineRule="auto"/>
        <w:jc w:val="both"/>
        <w:rPr>
          <w:rFonts w:ascii="Arial" w:hAnsi="Arial" w:cs="Arial"/>
          <w:b/>
          <w:bCs/>
        </w:rPr>
      </w:pPr>
    </w:p>
    <w:p w14:paraId="2AF3BAD9" w14:textId="77777777" w:rsidR="00B75C83" w:rsidRDefault="001815E1" w:rsidP="001815E1">
      <w:pPr>
        <w:spacing w:after="0" w:line="240" w:lineRule="auto"/>
        <w:jc w:val="both"/>
        <w:rPr>
          <w:rFonts w:ascii="Arial" w:hAnsi="Arial" w:cs="Arial"/>
          <w:b/>
          <w:bCs/>
        </w:rPr>
      </w:pPr>
      <w:r w:rsidRPr="001815E1">
        <w:rPr>
          <w:rFonts w:ascii="Arial" w:hAnsi="Arial" w:cs="Arial"/>
          <w:b/>
          <w:bCs/>
        </w:rPr>
        <w:t>Especialidade(s): Cardiologia</w:t>
      </w:r>
    </w:p>
    <w:p w14:paraId="4C1AA8BC" w14:textId="77777777" w:rsidR="00B75C83"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 cardiologista é o profissional focado no diagnóstico precoce de doenças no coração, atuando na prevenção de doenças no sistema circulatório como um todo, na musculatura cardíaca e no próprio coração. A residência médica de cardiologia dura 2 anos, e os profissionais são sempre requisitados em hospitais, clínicas e consultórios.</w:t>
      </w:r>
    </w:p>
    <w:p w14:paraId="18F1EB3E" w14:textId="54975F24"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11" w:history="1">
        <w:r w:rsidR="00B75C83" w:rsidRPr="001815E1">
          <w:rPr>
            <w:rStyle w:val="Hyperlink"/>
            <w:rFonts w:ascii="Arial" w:hAnsi="Arial" w:cs="Arial"/>
          </w:rPr>
          <w:t>https://www.coracao.org.br/</w:t>
        </w:r>
      </w:hyperlink>
    </w:p>
    <w:p w14:paraId="5B64ED62" w14:textId="77777777" w:rsidR="00B75C83" w:rsidRDefault="00B75C83" w:rsidP="001815E1">
      <w:pPr>
        <w:spacing w:after="0" w:line="240" w:lineRule="auto"/>
        <w:jc w:val="both"/>
        <w:rPr>
          <w:rFonts w:ascii="Arial" w:hAnsi="Arial" w:cs="Arial"/>
          <w:b/>
          <w:bCs/>
        </w:rPr>
      </w:pPr>
    </w:p>
    <w:p w14:paraId="5441FE44" w14:textId="77777777" w:rsidR="00B75C83" w:rsidRDefault="001815E1" w:rsidP="001815E1">
      <w:pPr>
        <w:spacing w:after="0" w:line="240" w:lineRule="auto"/>
        <w:jc w:val="both"/>
        <w:rPr>
          <w:rFonts w:ascii="Arial" w:hAnsi="Arial" w:cs="Arial"/>
          <w:b/>
          <w:bCs/>
        </w:rPr>
      </w:pPr>
      <w:r w:rsidRPr="001815E1">
        <w:rPr>
          <w:rFonts w:ascii="Arial" w:hAnsi="Arial" w:cs="Arial"/>
          <w:b/>
          <w:bCs/>
        </w:rPr>
        <w:t>Especialidade(s): Especialista Cirurgia Cardiovascular</w:t>
      </w:r>
    </w:p>
    <w:p w14:paraId="306FD413" w14:textId="77777777" w:rsidR="00B75C83"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A especialidade em cirurgia cardiovascular é uma intersecção entre a Cardiologia e a Cirurgia Geral em que se exige o conhecimento de tecnologias de vido endoscopia torácica e robôs inteligentes. Os profissionais precisam ser altamente qualificados e a formação dura 5 anos. É possível saber mais sobre a atuação dos cirurgiões cardiovasculares no site da Sociedade Brasileira dessa área.</w:t>
      </w:r>
    </w:p>
    <w:p w14:paraId="13DA72F5" w14:textId="4E29D9BA" w:rsidR="001815E1" w:rsidRDefault="00860980" w:rsidP="001815E1">
      <w:pPr>
        <w:spacing w:after="0" w:line="240" w:lineRule="auto"/>
        <w:jc w:val="both"/>
        <w:rPr>
          <w:rFonts w:ascii="Arial" w:hAnsi="Arial" w:cs="Arial"/>
        </w:rPr>
      </w:pPr>
      <w:r w:rsidRPr="00CA76EE">
        <w:rPr>
          <w:rFonts w:ascii="Segoe UI Emoji" w:hAnsi="Segoe UI Emoji" w:cs="Segoe UI Emoji"/>
        </w:rPr>
        <w:lastRenderedPageBreak/>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12" w:history="1">
        <w:r w:rsidR="00B75C83" w:rsidRPr="001815E1">
          <w:rPr>
            <w:rStyle w:val="Hyperlink"/>
            <w:rFonts w:ascii="Arial" w:hAnsi="Arial" w:cs="Arial"/>
          </w:rPr>
          <w:t>http://www.sbccv.org.br/</w:t>
        </w:r>
      </w:hyperlink>
    </w:p>
    <w:p w14:paraId="0D76178B" w14:textId="77777777" w:rsidR="00B75C83" w:rsidRDefault="00B75C83" w:rsidP="001815E1">
      <w:pPr>
        <w:spacing w:after="0" w:line="240" w:lineRule="auto"/>
        <w:jc w:val="both"/>
        <w:rPr>
          <w:rFonts w:ascii="Arial" w:hAnsi="Arial" w:cs="Arial"/>
          <w:b/>
          <w:bCs/>
        </w:rPr>
      </w:pPr>
    </w:p>
    <w:p w14:paraId="10CA64DD" w14:textId="77777777" w:rsidR="00B75C83" w:rsidRDefault="001815E1" w:rsidP="001815E1">
      <w:pPr>
        <w:spacing w:after="0" w:line="240" w:lineRule="auto"/>
        <w:jc w:val="both"/>
        <w:rPr>
          <w:rFonts w:ascii="Arial" w:hAnsi="Arial" w:cs="Arial"/>
          <w:b/>
          <w:bCs/>
        </w:rPr>
      </w:pPr>
      <w:r w:rsidRPr="001815E1">
        <w:rPr>
          <w:rFonts w:ascii="Arial" w:hAnsi="Arial" w:cs="Arial"/>
          <w:b/>
          <w:bCs/>
        </w:rPr>
        <w:t>Especialidade(s): Neurologia</w:t>
      </w:r>
    </w:p>
    <w:p w14:paraId="39F12762" w14:textId="77777777" w:rsidR="00BF0737"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Os neurologistas trabalham com as patologias e condições ligadas ao sistema nervoso, sendo essa uma das atuações mais delicadas e com maior exigência de precisão e treinamento. São 3 anos de residência em neurologia e um 4º ano opcional para garantir a certificação em neurofisiologia clínica. É possível atuar em hospitais, clínicas, consultórios e laboratórios. Para a especialização de neurocirurgia são necessários mais 5 anos.</w:t>
      </w:r>
    </w:p>
    <w:p w14:paraId="3E78D4C8" w14:textId="369284F8"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13" w:history="1">
        <w:r w:rsidR="00BF0737" w:rsidRPr="001815E1">
          <w:rPr>
            <w:rStyle w:val="Hyperlink"/>
            <w:rFonts w:ascii="Arial" w:hAnsi="Arial" w:cs="Arial"/>
          </w:rPr>
          <w:t>https://abneuro.org.br/</w:t>
        </w:r>
      </w:hyperlink>
    </w:p>
    <w:p w14:paraId="727F942C" w14:textId="77777777" w:rsidR="00BF0737" w:rsidRPr="001815E1" w:rsidRDefault="00BF0737" w:rsidP="001815E1">
      <w:pPr>
        <w:spacing w:after="0" w:line="240" w:lineRule="auto"/>
        <w:jc w:val="both"/>
        <w:rPr>
          <w:rFonts w:ascii="Arial" w:hAnsi="Arial" w:cs="Arial"/>
        </w:rPr>
      </w:pPr>
    </w:p>
    <w:p w14:paraId="35EE70D6" w14:textId="77777777" w:rsidR="00BF0737" w:rsidRDefault="001815E1" w:rsidP="001815E1">
      <w:pPr>
        <w:spacing w:after="0" w:line="240" w:lineRule="auto"/>
        <w:jc w:val="both"/>
        <w:rPr>
          <w:rFonts w:ascii="Arial" w:hAnsi="Arial" w:cs="Arial"/>
          <w:b/>
          <w:bCs/>
        </w:rPr>
      </w:pPr>
      <w:r w:rsidRPr="001815E1">
        <w:rPr>
          <w:rFonts w:ascii="Arial" w:hAnsi="Arial" w:cs="Arial"/>
          <w:b/>
          <w:bCs/>
        </w:rPr>
        <w:t>Especialidade(s): Cirurgia Plástica</w:t>
      </w:r>
    </w:p>
    <w:p w14:paraId="171C942F" w14:textId="77777777" w:rsidR="00BF0737"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Os cirurgiões plásticos trabalham com alterações na aparência física dos pacientes em diferentes regiões do corpo, e atuam em procedimentos de reparação, reconstrução de trauma, patologias e na área estética. O Brasil, inclusive, é o maior país do mundo na parte de alterações estéticas. São necessários 6 anos de residência para essa especialização: 3 anos para cirurgia plástica e mais 3 anos para cirurgia geral.</w:t>
      </w:r>
    </w:p>
    <w:p w14:paraId="3C87C3D7" w14:textId="2E03F41D"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14" w:history="1">
        <w:r w:rsidR="00BF0737" w:rsidRPr="001815E1">
          <w:rPr>
            <w:rStyle w:val="Hyperlink"/>
            <w:rFonts w:ascii="Arial" w:hAnsi="Arial" w:cs="Arial"/>
          </w:rPr>
          <w:t>https://www.cirurgiaplastica.org.br/</w:t>
        </w:r>
      </w:hyperlink>
    </w:p>
    <w:p w14:paraId="46D3C52B" w14:textId="77777777" w:rsidR="00BF0737" w:rsidRPr="001815E1" w:rsidRDefault="00BF0737" w:rsidP="001815E1">
      <w:pPr>
        <w:spacing w:after="0" w:line="240" w:lineRule="auto"/>
        <w:jc w:val="both"/>
        <w:rPr>
          <w:rFonts w:ascii="Arial" w:hAnsi="Arial" w:cs="Arial"/>
        </w:rPr>
      </w:pPr>
    </w:p>
    <w:p w14:paraId="5B90C49D" w14:textId="77777777" w:rsidR="00BF0737" w:rsidRDefault="001815E1" w:rsidP="001815E1">
      <w:pPr>
        <w:spacing w:after="0" w:line="240" w:lineRule="auto"/>
        <w:jc w:val="both"/>
        <w:rPr>
          <w:rFonts w:ascii="Arial" w:hAnsi="Arial" w:cs="Arial"/>
          <w:b/>
          <w:bCs/>
        </w:rPr>
      </w:pPr>
      <w:r w:rsidRPr="001815E1">
        <w:rPr>
          <w:rFonts w:ascii="Arial" w:hAnsi="Arial" w:cs="Arial"/>
          <w:b/>
          <w:bCs/>
        </w:rPr>
        <w:t>Especialidade(s): Ortopedia</w:t>
      </w:r>
    </w:p>
    <w:p w14:paraId="46188F91" w14:textId="77777777" w:rsidR="00BF0737"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Os ortopedistas são os profissionais especializados no movimento e sustentação do corpo com especial atenção para articulações, músculos, nervos, ligamentos, tendões e ossos. A residência em Ortopedia dura 3 anos.</w:t>
      </w:r>
    </w:p>
    <w:p w14:paraId="3F70D803" w14:textId="68B8C417"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15" w:history="1">
        <w:r w:rsidR="00BF0737" w:rsidRPr="001815E1">
          <w:rPr>
            <w:rStyle w:val="Hyperlink"/>
            <w:rFonts w:ascii="Arial" w:hAnsi="Arial" w:cs="Arial"/>
          </w:rPr>
          <w:t>https://sbot.org.br/</w:t>
        </w:r>
      </w:hyperlink>
    </w:p>
    <w:p w14:paraId="135F3C86" w14:textId="77777777" w:rsidR="00BF0737" w:rsidRPr="001815E1" w:rsidRDefault="00BF0737" w:rsidP="001815E1">
      <w:pPr>
        <w:spacing w:after="0" w:line="240" w:lineRule="auto"/>
        <w:jc w:val="both"/>
        <w:rPr>
          <w:rFonts w:ascii="Arial" w:hAnsi="Arial" w:cs="Arial"/>
        </w:rPr>
      </w:pPr>
    </w:p>
    <w:p w14:paraId="1542537D" w14:textId="77777777" w:rsidR="00BF0737" w:rsidRDefault="001815E1" w:rsidP="001815E1">
      <w:pPr>
        <w:spacing w:after="0" w:line="240" w:lineRule="auto"/>
        <w:jc w:val="both"/>
        <w:rPr>
          <w:rFonts w:ascii="Arial" w:hAnsi="Arial" w:cs="Arial"/>
          <w:b/>
          <w:bCs/>
        </w:rPr>
      </w:pPr>
      <w:r w:rsidRPr="001815E1">
        <w:rPr>
          <w:rFonts w:ascii="Arial" w:hAnsi="Arial" w:cs="Arial"/>
          <w:b/>
          <w:bCs/>
        </w:rPr>
        <w:t>Especialidade(s): Psiquiatria</w:t>
      </w:r>
    </w:p>
    <w:p w14:paraId="0F3A57C3" w14:textId="77777777" w:rsidR="00BF0737"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Os psiquiatras são os profissionais atuando no diagnóstico, tratamento e prevenção de doenças psicossociais como depressão, ansiedade, transtorno borderline, esquizofrenia e outros mais. A residência na área dura 3 anos, com um 4º ano opcional para uma subespecialidade (psiquiatria infantil, geriátrica, psicoterapia, psiquiatria forense, Álcool e Drogas).</w:t>
      </w:r>
    </w:p>
    <w:p w14:paraId="671BBAD0" w14:textId="53E9E7AC" w:rsidR="001815E1" w:rsidRDefault="00CA76EE"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16" w:history="1">
        <w:r w:rsidR="00BF0737" w:rsidRPr="001815E1">
          <w:rPr>
            <w:rStyle w:val="Hyperlink"/>
            <w:rFonts w:ascii="Arial" w:hAnsi="Arial" w:cs="Arial"/>
          </w:rPr>
          <w:t>https://www.abp.org.br/?lang=pt</w:t>
        </w:r>
      </w:hyperlink>
    </w:p>
    <w:p w14:paraId="73B2DAB7" w14:textId="77777777" w:rsidR="00BF0737" w:rsidRPr="001815E1" w:rsidRDefault="00BF0737" w:rsidP="001815E1">
      <w:pPr>
        <w:spacing w:after="0" w:line="240" w:lineRule="auto"/>
        <w:jc w:val="both"/>
        <w:rPr>
          <w:rFonts w:ascii="Arial" w:hAnsi="Arial" w:cs="Arial"/>
        </w:rPr>
      </w:pPr>
    </w:p>
    <w:p w14:paraId="29217459" w14:textId="77777777" w:rsidR="00BF0737" w:rsidRDefault="001815E1" w:rsidP="001815E1">
      <w:pPr>
        <w:spacing w:after="0" w:line="240" w:lineRule="auto"/>
        <w:jc w:val="both"/>
        <w:rPr>
          <w:rFonts w:ascii="Arial" w:hAnsi="Arial" w:cs="Arial"/>
          <w:b/>
          <w:bCs/>
        </w:rPr>
      </w:pPr>
      <w:r w:rsidRPr="001815E1">
        <w:rPr>
          <w:rFonts w:ascii="Arial" w:hAnsi="Arial" w:cs="Arial"/>
          <w:b/>
          <w:bCs/>
        </w:rPr>
        <w:t>Especialidade(s): Geriatria</w:t>
      </w:r>
    </w:p>
    <w:p w14:paraId="472FA27A" w14:textId="77777777" w:rsidR="00D24BB5"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 geriatra é um especialista médico focado no cuidado de idosos. Essa área se integra à Gerontologia com o instrumental específico para promover a saúde e a prevenção e tratamento de doenças em idosos, além da reabilitação funcional e cuidados paliativos. A residência na área leva 2 anos e é possível encontrar mais informações no site da Sociedade Brasileira de Geriatria e Gerontologia.</w:t>
      </w:r>
    </w:p>
    <w:p w14:paraId="2DDAA198" w14:textId="1347921B"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17" w:history="1">
        <w:r w:rsidR="00D24BB5" w:rsidRPr="001815E1">
          <w:rPr>
            <w:rStyle w:val="Hyperlink"/>
            <w:rFonts w:ascii="Arial" w:hAnsi="Arial" w:cs="Arial"/>
          </w:rPr>
          <w:t>https://sbgg.org.br/</w:t>
        </w:r>
      </w:hyperlink>
    </w:p>
    <w:p w14:paraId="073676C0" w14:textId="77777777" w:rsidR="00D24BB5" w:rsidRPr="001815E1" w:rsidRDefault="00D24BB5" w:rsidP="001815E1">
      <w:pPr>
        <w:spacing w:after="0" w:line="240" w:lineRule="auto"/>
        <w:jc w:val="both"/>
        <w:rPr>
          <w:rFonts w:ascii="Arial" w:hAnsi="Arial" w:cs="Arial"/>
        </w:rPr>
      </w:pPr>
    </w:p>
    <w:p w14:paraId="149A552A" w14:textId="77777777" w:rsidR="00D24BB5" w:rsidRDefault="001815E1" w:rsidP="001815E1">
      <w:pPr>
        <w:spacing w:after="0" w:line="240" w:lineRule="auto"/>
        <w:jc w:val="both"/>
        <w:rPr>
          <w:rFonts w:ascii="Arial" w:hAnsi="Arial" w:cs="Arial"/>
          <w:b/>
          <w:bCs/>
        </w:rPr>
      </w:pPr>
      <w:r w:rsidRPr="001815E1">
        <w:rPr>
          <w:rFonts w:ascii="Arial" w:hAnsi="Arial" w:cs="Arial"/>
          <w:b/>
          <w:bCs/>
        </w:rPr>
        <w:t>Especialidade(s): Ginecologia e Obstetrícia</w:t>
      </w:r>
    </w:p>
    <w:p w14:paraId="0781BDC5" w14:textId="77777777" w:rsidR="00D24BB5"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Essa área cuida da saúde do sistema reprodutor da mulher e a acompanha no momento da gravidez e do parto. É comum que profissionais na área comecem a trabalhar com ginecologia e migrem posteriormente para Obstetrícia (contudo, essa não é a única subespecialidade). A residência na área dura 3 anos e é possível saber mais sobre a especialidade médica no site da Federação Brasileira das Sociedades de Ginecologia e Obstetrícia.</w:t>
      </w:r>
    </w:p>
    <w:p w14:paraId="37760A81" w14:textId="3BBCD0ED"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18" w:history="1">
        <w:r w:rsidR="00D24BB5" w:rsidRPr="001815E1">
          <w:rPr>
            <w:rStyle w:val="Hyperlink"/>
            <w:rFonts w:ascii="Arial" w:hAnsi="Arial" w:cs="Arial"/>
          </w:rPr>
          <w:t>https://www.febrasgo.org.br/pt/</w:t>
        </w:r>
      </w:hyperlink>
    </w:p>
    <w:p w14:paraId="1EDC0025" w14:textId="77777777" w:rsidR="00BF0737" w:rsidRDefault="00BF0737" w:rsidP="001815E1">
      <w:pPr>
        <w:spacing w:after="0" w:line="240" w:lineRule="auto"/>
        <w:jc w:val="both"/>
        <w:rPr>
          <w:rFonts w:ascii="Arial" w:hAnsi="Arial" w:cs="Arial"/>
          <w:b/>
          <w:bCs/>
        </w:rPr>
      </w:pPr>
    </w:p>
    <w:p w14:paraId="0AF99FA9" w14:textId="77777777" w:rsidR="00D24BB5" w:rsidRDefault="001815E1" w:rsidP="001815E1">
      <w:pPr>
        <w:spacing w:after="0" w:line="240" w:lineRule="auto"/>
        <w:jc w:val="both"/>
        <w:rPr>
          <w:rFonts w:ascii="Arial" w:hAnsi="Arial" w:cs="Arial"/>
          <w:b/>
          <w:bCs/>
        </w:rPr>
      </w:pPr>
      <w:r w:rsidRPr="001815E1">
        <w:rPr>
          <w:rFonts w:ascii="Arial" w:hAnsi="Arial" w:cs="Arial"/>
          <w:b/>
          <w:bCs/>
        </w:rPr>
        <w:t>Especialidade(s): Mastologia</w:t>
      </w:r>
    </w:p>
    <w:p w14:paraId="634AF810" w14:textId="77777777" w:rsidR="00D24BB5"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A mastologia, também conhecida como senologia, é uma especialidade médica voltada para o estudo das glândulas mamárias. Essa especialização foca no estudo, prevenção, diagnóstico, tratamento e reabilitação das doenças da mama, e tem </w:t>
      </w:r>
      <w:r w:rsidRPr="001815E1">
        <w:rPr>
          <w:rFonts w:ascii="Arial" w:hAnsi="Arial" w:cs="Arial"/>
        </w:rPr>
        <w:lastRenderedPageBreak/>
        <w:t>residência médica de 2 anos. É possível encontrar mais detalhes sobre a atuação dos profissionais no site da Sociedade Brasileira de Mastologia.</w:t>
      </w:r>
    </w:p>
    <w:p w14:paraId="467DB8E0" w14:textId="55A7FA00"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19" w:history="1">
        <w:r w:rsidR="00D24BB5" w:rsidRPr="001815E1">
          <w:rPr>
            <w:rStyle w:val="Hyperlink"/>
            <w:rFonts w:ascii="Arial" w:hAnsi="Arial" w:cs="Arial"/>
          </w:rPr>
          <w:t>https://sbmastologia.com.br/</w:t>
        </w:r>
      </w:hyperlink>
    </w:p>
    <w:p w14:paraId="72F68522" w14:textId="77777777" w:rsidR="00BF0737" w:rsidRDefault="00BF0737" w:rsidP="001815E1">
      <w:pPr>
        <w:spacing w:after="0" w:line="240" w:lineRule="auto"/>
        <w:jc w:val="both"/>
        <w:rPr>
          <w:rFonts w:ascii="Arial" w:hAnsi="Arial" w:cs="Arial"/>
          <w:b/>
          <w:bCs/>
        </w:rPr>
      </w:pPr>
    </w:p>
    <w:p w14:paraId="019D829F" w14:textId="77777777" w:rsidR="00D24BB5" w:rsidRDefault="001815E1" w:rsidP="001815E1">
      <w:pPr>
        <w:spacing w:after="0" w:line="240" w:lineRule="auto"/>
        <w:jc w:val="both"/>
        <w:rPr>
          <w:rFonts w:ascii="Arial" w:hAnsi="Arial" w:cs="Arial"/>
          <w:b/>
          <w:bCs/>
        </w:rPr>
      </w:pPr>
      <w:r w:rsidRPr="001815E1">
        <w:rPr>
          <w:rFonts w:ascii="Arial" w:hAnsi="Arial" w:cs="Arial"/>
          <w:b/>
          <w:bCs/>
        </w:rPr>
        <w:t>Especialidade(s): Oftalmologia</w:t>
      </w:r>
    </w:p>
    <w:p w14:paraId="2037AA9F" w14:textId="77777777" w:rsidR="00D24BB5"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Os oftalmologistas são profissionais que estudam e tratam as doenças e patologias relacionadas ao olho, nervo óptico, à refração, e aos anexos do sistema de visão. Os oftalmologistas podem realizar cirurgias, prescrever tratamentos e realizar correções em distúrbios de visão. A residência na área tem duração de 3 anos e é possível encontrar mais informações no site do Conselho Brasileiro de Oftalmologia.</w:t>
      </w:r>
    </w:p>
    <w:p w14:paraId="602A4430" w14:textId="282EAD0A"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20" w:history="1">
        <w:r w:rsidR="00D24BB5" w:rsidRPr="001815E1">
          <w:rPr>
            <w:rStyle w:val="Hyperlink"/>
            <w:rFonts w:ascii="Arial" w:hAnsi="Arial" w:cs="Arial"/>
          </w:rPr>
          <w:t>https://www.cbo.net.br/home</w:t>
        </w:r>
      </w:hyperlink>
    </w:p>
    <w:p w14:paraId="2F15F619" w14:textId="77777777" w:rsidR="00D24BB5" w:rsidRPr="001815E1" w:rsidRDefault="00D24BB5" w:rsidP="001815E1">
      <w:pPr>
        <w:spacing w:after="0" w:line="240" w:lineRule="auto"/>
        <w:jc w:val="both"/>
        <w:rPr>
          <w:rFonts w:ascii="Arial" w:hAnsi="Arial" w:cs="Arial"/>
        </w:rPr>
      </w:pPr>
    </w:p>
    <w:p w14:paraId="446CE51B" w14:textId="77777777" w:rsidR="00D24BB5" w:rsidRDefault="001815E1" w:rsidP="001815E1">
      <w:pPr>
        <w:spacing w:after="0" w:line="240" w:lineRule="auto"/>
        <w:jc w:val="both"/>
        <w:rPr>
          <w:rFonts w:ascii="Arial" w:hAnsi="Arial" w:cs="Arial"/>
          <w:b/>
          <w:bCs/>
        </w:rPr>
      </w:pPr>
      <w:r w:rsidRPr="001815E1">
        <w:rPr>
          <w:rFonts w:ascii="Arial" w:hAnsi="Arial" w:cs="Arial"/>
          <w:b/>
          <w:bCs/>
        </w:rPr>
        <w:t>Especialidade(s): Otorrinolaringologia</w:t>
      </w:r>
    </w:p>
    <w:p w14:paraId="54227377" w14:textId="77777777" w:rsidR="00D24BB5"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 otorrinolaringologista é o profissional que atua no cuidado do nariz, seios da face, garganta e ouvidos, além de poder atuar no cuidado da cabeça e do pescoço como um todo. Esses profissionais passam por uma residência de 3 anos e é possível encontrar mais informações sobre a atuação no site da Associação Brasileira de Otorrinolaringologia.</w:t>
      </w:r>
    </w:p>
    <w:p w14:paraId="5086C4F8" w14:textId="21B126B6"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21" w:history="1">
        <w:r w:rsidR="00D24BB5" w:rsidRPr="001815E1">
          <w:rPr>
            <w:rStyle w:val="Hyperlink"/>
            <w:rFonts w:ascii="Arial" w:hAnsi="Arial" w:cs="Arial"/>
          </w:rPr>
          <w:t>https://aborlccf.org.br/</w:t>
        </w:r>
      </w:hyperlink>
    </w:p>
    <w:p w14:paraId="5AF8E11A" w14:textId="77777777" w:rsidR="00D24BB5" w:rsidRPr="001815E1" w:rsidRDefault="00D24BB5" w:rsidP="001815E1">
      <w:pPr>
        <w:spacing w:after="0" w:line="240" w:lineRule="auto"/>
        <w:jc w:val="both"/>
        <w:rPr>
          <w:rFonts w:ascii="Arial" w:hAnsi="Arial" w:cs="Arial"/>
        </w:rPr>
      </w:pPr>
    </w:p>
    <w:p w14:paraId="13050D6B" w14:textId="77777777" w:rsidR="00D24BB5" w:rsidRDefault="001815E1" w:rsidP="001815E1">
      <w:pPr>
        <w:spacing w:after="0" w:line="240" w:lineRule="auto"/>
        <w:jc w:val="both"/>
        <w:rPr>
          <w:rFonts w:ascii="Arial" w:hAnsi="Arial" w:cs="Arial"/>
          <w:b/>
          <w:bCs/>
        </w:rPr>
      </w:pPr>
      <w:r w:rsidRPr="001815E1">
        <w:rPr>
          <w:rFonts w:ascii="Arial" w:hAnsi="Arial" w:cs="Arial"/>
          <w:b/>
          <w:bCs/>
        </w:rPr>
        <w:t>Especialidade(s): Pediatria</w:t>
      </w:r>
    </w:p>
    <w:p w14:paraId="34123514" w14:textId="77777777" w:rsidR="00D24BB5"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 pediatra é especialista no atendimento e assistência às crianças e adolescentes dentro da atuação preventiva e curativa. Atuam em hospitais, clínicas e consultórios. A residência em pediatria dura 3 anos e é possível encontrar mais informações no site da Sociedade Brasileira de Pediatria.</w:t>
      </w:r>
    </w:p>
    <w:p w14:paraId="5D3F4EA2" w14:textId="2426D1EF"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22" w:history="1">
        <w:r w:rsidR="00D24BB5" w:rsidRPr="001815E1">
          <w:rPr>
            <w:rStyle w:val="Hyperlink"/>
            <w:rFonts w:ascii="Arial" w:hAnsi="Arial" w:cs="Arial"/>
          </w:rPr>
          <w:t>https://www.sbp.com.br/</w:t>
        </w:r>
      </w:hyperlink>
    </w:p>
    <w:p w14:paraId="597FB7A7" w14:textId="77777777" w:rsidR="00D24BB5" w:rsidRPr="001815E1" w:rsidRDefault="00D24BB5" w:rsidP="001815E1">
      <w:pPr>
        <w:spacing w:after="0" w:line="240" w:lineRule="auto"/>
        <w:jc w:val="both"/>
        <w:rPr>
          <w:rFonts w:ascii="Arial" w:hAnsi="Arial" w:cs="Arial"/>
        </w:rPr>
      </w:pPr>
    </w:p>
    <w:p w14:paraId="1719F386" w14:textId="77777777" w:rsidR="00D24BB5" w:rsidRDefault="001815E1" w:rsidP="001815E1">
      <w:pPr>
        <w:spacing w:after="0" w:line="240" w:lineRule="auto"/>
        <w:jc w:val="both"/>
        <w:rPr>
          <w:rFonts w:ascii="Arial" w:hAnsi="Arial" w:cs="Arial"/>
          <w:b/>
          <w:bCs/>
        </w:rPr>
      </w:pPr>
      <w:r w:rsidRPr="001815E1">
        <w:rPr>
          <w:rFonts w:ascii="Arial" w:hAnsi="Arial" w:cs="Arial"/>
          <w:b/>
          <w:bCs/>
        </w:rPr>
        <w:t>Especialidade(s): Radiologia e Diagnóstico por Imagem</w:t>
      </w:r>
    </w:p>
    <w:p w14:paraId="6CA92FA3" w14:textId="77777777" w:rsidR="00D24BB5" w:rsidRDefault="001815E1" w:rsidP="001815E1">
      <w:pPr>
        <w:spacing w:after="0" w:line="240" w:lineRule="auto"/>
        <w:jc w:val="both"/>
        <w:rPr>
          <w:rFonts w:ascii="Arial" w:hAnsi="Arial" w:cs="Arial"/>
        </w:rPr>
      </w:pPr>
      <w:r w:rsidRPr="001815E1">
        <w:rPr>
          <w:rFonts w:ascii="Arial" w:hAnsi="Arial" w:cs="Arial"/>
          <w:b/>
          <w:bCs/>
        </w:rPr>
        <w:t>DescriçãoEspecialidades:</w:t>
      </w:r>
      <w:r w:rsidRPr="001815E1">
        <w:rPr>
          <w:rFonts w:ascii="Arial" w:hAnsi="Arial" w:cs="Arial"/>
        </w:rPr>
        <w:t xml:space="preserve"> Os radiologistas utilizam, como o próprio nome indica, de radiações químicas para realizar diagnósticos, controle e tratamento de doenças. Essa tecnologia permite a visualização de ossos, órgãos ou estruturas com o uso de energia radioativa para geração de imagens. A formação na área pede residência de 3 anos e é possível encontrar mais informações no site do Colégio Brasileiro de Radiologia e Diagnóstico por Imagem. Normalmente, esses profissionais atuam em hospitais e laboratórios.</w:t>
      </w:r>
    </w:p>
    <w:p w14:paraId="60B8964F" w14:textId="0050920C" w:rsidR="001815E1" w:rsidRDefault="00860980" w:rsidP="001815E1">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1815E1" w:rsidRPr="001815E1">
        <w:rPr>
          <w:rFonts w:ascii="Segoe UI Emoji" w:hAnsi="Segoe UI Emoji" w:cs="Segoe UI Emoji"/>
        </w:rPr>
        <w:t>🔗</w:t>
      </w:r>
      <w:r w:rsidR="001815E1" w:rsidRPr="001815E1">
        <w:rPr>
          <w:rFonts w:ascii="Arial" w:hAnsi="Arial" w:cs="Arial"/>
        </w:rPr>
        <w:t xml:space="preserve"> </w:t>
      </w:r>
      <w:hyperlink r:id="rId23" w:history="1">
        <w:r w:rsidR="00D24BB5" w:rsidRPr="001815E1">
          <w:rPr>
            <w:rStyle w:val="Hyperlink"/>
            <w:rFonts w:ascii="Arial" w:hAnsi="Arial" w:cs="Arial"/>
          </w:rPr>
          <w:t>https://cbr.org.br/</w:t>
        </w:r>
      </w:hyperlink>
    </w:p>
    <w:p w14:paraId="14DC2882" w14:textId="77777777" w:rsidR="00D24BB5" w:rsidRPr="001815E1" w:rsidRDefault="00D24BB5" w:rsidP="001815E1">
      <w:pPr>
        <w:spacing w:after="0" w:line="240" w:lineRule="auto"/>
        <w:jc w:val="both"/>
        <w:rPr>
          <w:rFonts w:ascii="Arial" w:hAnsi="Arial" w:cs="Arial"/>
        </w:rPr>
      </w:pPr>
    </w:p>
    <w:p w14:paraId="108AD5C5" w14:textId="77777777" w:rsidR="00C75B02" w:rsidRDefault="00C75B02" w:rsidP="00C75B02">
      <w:pPr>
        <w:spacing w:after="0" w:line="240" w:lineRule="auto"/>
        <w:jc w:val="both"/>
        <w:rPr>
          <w:rFonts w:ascii="Arial" w:hAnsi="Arial" w:cs="Arial"/>
          <w:b/>
          <w:bCs/>
        </w:rPr>
      </w:pPr>
      <w:r w:rsidRPr="00C75B02">
        <w:rPr>
          <w:rFonts w:ascii="Arial" w:hAnsi="Arial" w:cs="Arial"/>
          <w:b/>
          <w:bCs/>
        </w:rPr>
        <w:t>Especialidade(s): Reumatologia</w:t>
      </w:r>
    </w:p>
    <w:p w14:paraId="390C2827" w14:textId="77777777" w:rsidR="00C75B02" w:rsidRDefault="00C75B02" w:rsidP="00C75B02">
      <w:pPr>
        <w:spacing w:after="0" w:line="240" w:lineRule="auto"/>
        <w:jc w:val="both"/>
        <w:rPr>
          <w:rFonts w:ascii="Arial" w:hAnsi="Arial" w:cs="Arial"/>
        </w:rPr>
      </w:pPr>
      <w:r w:rsidRPr="00C75B02">
        <w:rPr>
          <w:rFonts w:ascii="Arial" w:hAnsi="Arial" w:cs="Arial"/>
          <w:b/>
          <w:bCs/>
        </w:rPr>
        <w:t>DescriçãoEspecialidades:</w:t>
      </w:r>
      <w:r w:rsidRPr="00C75B02">
        <w:rPr>
          <w:rFonts w:ascii="Arial" w:hAnsi="Arial" w:cs="Arial"/>
        </w:rPr>
        <w:t xml:space="preserve"> A reumatologia é a área que trabalha com doenças nos tecidos conjuntivos, incluindo as articulações, os ossos, músculos, tendões e ligamentos. Esses profissionais focam nas patologias chamadas de doenças reumáticas. A residência em reumatologia dura 2 anos e é possível encontrar mais informações no site da Sociedade Brasileira de Reumatologia.</w:t>
      </w:r>
    </w:p>
    <w:p w14:paraId="561C088A" w14:textId="40491D8D" w:rsidR="00C75B02" w:rsidRDefault="00860980" w:rsidP="00C75B02">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C75B02" w:rsidRPr="00C75B02">
        <w:rPr>
          <w:rFonts w:ascii="Segoe UI Emoji" w:hAnsi="Segoe UI Emoji" w:cs="Segoe UI Emoji"/>
        </w:rPr>
        <w:t>🔗</w:t>
      </w:r>
      <w:r w:rsidR="00C75B02" w:rsidRPr="00C75B02">
        <w:rPr>
          <w:rFonts w:ascii="Arial" w:hAnsi="Arial" w:cs="Arial"/>
        </w:rPr>
        <w:t xml:space="preserve"> </w:t>
      </w:r>
      <w:hyperlink r:id="rId24" w:history="1">
        <w:r w:rsidR="00C75B02" w:rsidRPr="00C75B02">
          <w:rPr>
            <w:rStyle w:val="Hyperlink"/>
            <w:rFonts w:ascii="Arial" w:hAnsi="Arial" w:cs="Arial"/>
          </w:rPr>
          <w:t>https://www.reumatologia.org.br/</w:t>
        </w:r>
      </w:hyperlink>
    </w:p>
    <w:p w14:paraId="5442E5CB" w14:textId="77777777" w:rsidR="00C75B02" w:rsidRPr="00C75B02" w:rsidRDefault="00C75B02" w:rsidP="00C75B02">
      <w:pPr>
        <w:spacing w:after="0" w:line="240" w:lineRule="auto"/>
        <w:jc w:val="both"/>
        <w:rPr>
          <w:rFonts w:ascii="Arial" w:hAnsi="Arial" w:cs="Arial"/>
        </w:rPr>
      </w:pPr>
    </w:p>
    <w:p w14:paraId="1C688AF9" w14:textId="77777777" w:rsidR="00C75B02" w:rsidRDefault="00C75B02" w:rsidP="00C75B02">
      <w:pPr>
        <w:spacing w:after="0" w:line="240" w:lineRule="auto"/>
        <w:jc w:val="both"/>
        <w:rPr>
          <w:rFonts w:ascii="Arial" w:hAnsi="Arial" w:cs="Arial"/>
          <w:b/>
          <w:bCs/>
        </w:rPr>
      </w:pPr>
      <w:r w:rsidRPr="00C75B02">
        <w:rPr>
          <w:rFonts w:ascii="Arial" w:hAnsi="Arial" w:cs="Arial"/>
          <w:b/>
          <w:bCs/>
        </w:rPr>
        <w:t>Especialidade(s): Urologia</w:t>
      </w:r>
    </w:p>
    <w:p w14:paraId="235D7B86" w14:textId="77777777" w:rsidR="00C75B02" w:rsidRDefault="00C75B02" w:rsidP="00C75B02">
      <w:pPr>
        <w:spacing w:after="0" w:line="240" w:lineRule="auto"/>
        <w:jc w:val="both"/>
        <w:rPr>
          <w:rFonts w:ascii="Arial" w:hAnsi="Arial" w:cs="Arial"/>
        </w:rPr>
      </w:pPr>
      <w:r w:rsidRPr="00C75B02">
        <w:rPr>
          <w:rFonts w:ascii="Arial" w:hAnsi="Arial" w:cs="Arial"/>
          <w:b/>
          <w:bCs/>
        </w:rPr>
        <w:t>DescriçãoEspecialidades:</w:t>
      </w:r>
      <w:r w:rsidRPr="00C75B02">
        <w:rPr>
          <w:rFonts w:ascii="Arial" w:hAnsi="Arial" w:cs="Arial"/>
        </w:rPr>
        <w:t xml:space="preserve"> O urologista é o profissional que trabalha com o trato urinário de homens e mulheres e do sistema reprodutor de pessoas do sexo masculino. Os urologistas tratam e acompanham os pacientes com distúrbios urológicos, doenças no trato urinário, doenças sexualmente transmissíveis e mais. A urologia tem residência médica de 3 anos e é possível encontrar mais informações sobre a área no site da Sociedade Brasileira de Urologia.</w:t>
      </w:r>
    </w:p>
    <w:p w14:paraId="36295712" w14:textId="2DFF9021" w:rsidR="00C75B02" w:rsidRDefault="00860980" w:rsidP="00C75B02">
      <w:pPr>
        <w:spacing w:after="0" w:line="240" w:lineRule="auto"/>
        <w:jc w:val="both"/>
        <w:rPr>
          <w:rFonts w:ascii="Arial" w:hAnsi="Arial" w:cs="Arial"/>
        </w:rPr>
      </w:pPr>
      <w:r w:rsidRPr="00CA76EE">
        <w:rPr>
          <w:rFonts w:ascii="Segoe UI Emoji" w:hAnsi="Segoe UI Emoji" w:cs="Segoe UI Emoji"/>
        </w:rPr>
        <w:t>LinkReferencia</w:t>
      </w:r>
      <w:r>
        <w:rPr>
          <w:rFonts w:ascii="Segoe UI Emoji" w:hAnsi="Segoe UI Emoji" w:cs="Segoe UI Emoji"/>
        </w:rPr>
        <w:t>:</w:t>
      </w:r>
      <w:r w:rsidR="00C75B02" w:rsidRPr="00C75B02">
        <w:rPr>
          <w:rFonts w:ascii="Segoe UI Emoji" w:hAnsi="Segoe UI Emoji" w:cs="Segoe UI Emoji"/>
        </w:rPr>
        <w:t>🔗</w:t>
      </w:r>
      <w:r w:rsidR="00C75B02" w:rsidRPr="00C75B02">
        <w:rPr>
          <w:rFonts w:ascii="Arial" w:hAnsi="Arial" w:cs="Arial"/>
        </w:rPr>
        <w:t xml:space="preserve"> </w:t>
      </w:r>
      <w:hyperlink r:id="rId25" w:history="1">
        <w:r w:rsidR="00C75B02" w:rsidRPr="00C75B02">
          <w:rPr>
            <w:rStyle w:val="Hyperlink"/>
            <w:rFonts w:ascii="Arial" w:hAnsi="Arial" w:cs="Arial"/>
          </w:rPr>
          <w:t>https://portaldaurologia.org.br/</w:t>
        </w:r>
      </w:hyperlink>
    </w:p>
    <w:p w14:paraId="0EA61EE5" w14:textId="77777777" w:rsidR="00E1340C" w:rsidRDefault="00E1340C" w:rsidP="00E1340C">
      <w:pPr>
        <w:spacing w:after="0" w:line="240" w:lineRule="auto"/>
        <w:jc w:val="both"/>
        <w:rPr>
          <w:rFonts w:ascii="Arial" w:hAnsi="Arial" w:cs="Arial"/>
        </w:rPr>
      </w:pPr>
    </w:p>
    <w:p w14:paraId="36AD2714" w14:textId="77777777" w:rsidR="002A168B" w:rsidRPr="00C75B02" w:rsidRDefault="002A168B" w:rsidP="00C25ABB">
      <w:pPr>
        <w:spacing w:after="0" w:line="240" w:lineRule="auto"/>
        <w:jc w:val="both"/>
        <w:rPr>
          <w:rFonts w:ascii="Arial" w:hAnsi="Arial" w:cs="Arial"/>
        </w:rPr>
      </w:pPr>
    </w:p>
    <w:p w14:paraId="5A340CFC" w14:textId="77777777" w:rsidR="007C31FC" w:rsidRPr="00597222" w:rsidRDefault="002A168B" w:rsidP="00C25ABB">
      <w:pPr>
        <w:spacing w:after="0" w:line="240" w:lineRule="auto"/>
        <w:jc w:val="both"/>
        <w:rPr>
          <w:rFonts w:ascii="Arial" w:hAnsi="Arial" w:cs="Arial"/>
        </w:rPr>
      </w:pPr>
      <w:r w:rsidRPr="00597222">
        <w:rPr>
          <w:rFonts w:ascii="Arial" w:hAnsi="Arial" w:cs="Arial"/>
          <w:b/>
          <w:bCs/>
          <w:highlight w:val="yellow"/>
        </w:rPr>
        <w:lastRenderedPageBreak/>
        <w:t>Temo</w:t>
      </w:r>
      <w:r w:rsidR="00B177B5" w:rsidRPr="00597222">
        <w:rPr>
          <w:rFonts w:ascii="Arial" w:hAnsi="Arial" w:cs="Arial"/>
          <w:b/>
          <w:bCs/>
          <w:highlight w:val="yellow"/>
        </w:rPr>
        <w:t>s como colocar um link</w:t>
      </w:r>
      <w:r w:rsidR="00B177B5" w:rsidRPr="00597222">
        <w:rPr>
          <w:rFonts w:ascii="Arial" w:hAnsi="Arial" w:cs="Arial"/>
        </w:rPr>
        <w:t xml:space="preserve"> de um portal oficial da </w:t>
      </w:r>
      <w:r w:rsidR="00153E22" w:rsidRPr="00597222">
        <w:rPr>
          <w:rFonts w:ascii="Arial" w:hAnsi="Arial" w:cs="Arial"/>
        </w:rPr>
        <w:t>área de saúde dentro de cada descrição da especialidade</w:t>
      </w:r>
      <w:r w:rsidR="00D322C2" w:rsidRPr="00597222">
        <w:rPr>
          <w:rFonts w:ascii="Arial" w:hAnsi="Arial" w:cs="Arial"/>
        </w:rPr>
        <w:t xml:space="preserve">, este link vai levar </w:t>
      </w:r>
      <w:r w:rsidR="007C31FC" w:rsidRPr="00597222">
        <w:rPr>
          <w:rFonts w:ascii="Arial" w:hAnsi="Arial" w:cs="Arial"/>
        </w:rPr>
        <w:t xml:space="preserve">a abertura do portal direto </w:t>
      </w:r>
      <w:r w:rsidR="00D322C2" w:rsidRPr="00597222">
        <w:rPr>
          <w:rFonts w:ascii="Arial" w:hAnsi="Arial" w:cs="Arial"/>
        </w:rPr>
        <w:t>na especialidade selecionada</w:t>
      </w:r>
      <w:r w:rsidR="007C31FC" w:rsidRPr="00597222">
        <w:rPr>
          <w:rFonts w:ascii="Arial" w:hAnsi="Arial" w:cs="Arial"/>
        </w:rPr>
        <w:t>.</w:t>
      </w:r>
    </w:p>
    <w:p w14:paraId="609D5CBC" w14:textId="77777777" w:rsidR="002A168B" w:rsidRPr="00597222" w:rsidRDefault="002A168B" w:rsidP="00C25ABB">
      <w:pPr>
        <w:spacing w:after="0" w:line="240" w:lineRule="auto"/>
        <w:jc w:val="both"/>
        <w:rPr>
          <w:rFonts w:ascii="Arial" w:hAnsi="Arial" w:cs="Arial"/>
        </w:rPr>
      </w:pPr>
    </w:p>
    <w:p w14:paraId="725F2EED" w14:textId="77777777" w:rsidR="00B34338" w:rsidRPr="00597222" w:rsidRDefault="00B34338" w:rsidP="00B34338">
      <w:pPr>
        <w:spacing w:after="0" w:line="240" w:lineRule="auto"/>
        <w:jc w:val="both"/>
        <w:rPr>
          <w:rFonts w:ascii="Arial" w:hAnsi="Arial" w:cs="Arial"/>
        </w:rPr>
      </w:pPr>
    </w:p>
    <w:p w14:paraId="489835CE" w14:textId="443A7FA5" w:rsidR="00B34338" w:rsidRPr="00597222" w:rsidRDefault="00B34338" w:rsidP="00B34338">
      <w:pPr>
        <w:spacing w:after="0" w:line="240" w:lineRule="auto"/>
        <w:jc w:val="both"/>
        <w:rPr>
          <w:rFonts w:ascii="Arial" w:hAnsi="Arial" w:cs="Arial"/>
        </w:rPr>
      </w:pPr>
      <w:r w:rsidRPr="00597222">
        <w:rPr>
          <w:rFonts w:ascii="Arial" w:hAnsi="Arial" w:cs="Arial"/>
          <w:highlight w:val="yellow"/>
        </w:rPr>
        <w:t>=====================================================================</w:t>
      </w:r>
    </w:p>
    <w:p w14:paraId="20A079F5" w14:textId="77777777" w:rsidR="00BA1CCA" w:rsidRPr="00597222" w:rsidRDefault="00BA1CCA" w:rsidP="00BA1CCA">
      <w:pPr>
        <w:spacing w:after="0" w:line="240" w:lineRule="auto"/>
        <w:jc w:val="both"/>
        <w:rPr>
          <w:rFonts w:ascii="Arial" w:hAnsi="Arial" w:cs="Arial"/>
        </w:rPr>
      </w:pPr>
    </w:p>
    <w:p w14:paraId="47737057" w14:textId="7F3D9563" w:rsidR="00BA1CCA" w:rsidRPr="00597222" w:rsidRDefault="00BA1CCA" w:rsidP="00BA1CCA">
      <w:pPr>
        <w:spacing w:after="0" w:line="240" w:lineRule="auto"/>
        <w:jc w:val="both"/>
        <w:rPr>
          <w:rFonts w:ascii="Arial" w:hAnsi="Arial" w:cs="Arial"/>
        </w:rPr>
      </w:pPr>
      <w:r w:rsidRPr="00597222">
        <w:rPr>
          <w:rFonts w:ascii="Segoe UI Emoji" w:hAnsi="Segoe UI Emoji" w:cs="Segoe UI Emoji"/>
        </w:rPr>
        <w:t>🩺</w:t>
      </w:r>
      <w:r w:rsidRPr="00597222">
        <w:rPr>
          <w:rFonts w:ascii="Arial" w:hAnsi="Arial" w:cs="Arial"/>
        </w:rPr>
        <w:t xml:space="preserve"> </w:t>
      </w:r>
      <w:r w:rsidRPr="00597222">
        <w:rPr>
          <w:rFonts w:ascii="Arial" w:hAnsi="Arial" w:cs="Arial"/>
          <w:b/>
          <w:bCs/>
        </w:rPr>
        <w:t>Upgrade para Controle de Múltiplos Pacientes – Exclusivo para Assinantes Mensais</w:t>
      </w:r>
    </w:p>
    <w:p w14:paraId="32A98642" w14:textId="77777777" w:rsidR="00BA1CCA" w:rsidRPr="00DE2409" w:rsidRDefault="00BA1CCA" w:rsidP="00BA1CCA">
      <w:pPr>
        <w:spacing w:after="0" w:line="240" w:lineRule="auto"/>
        <w:jc w:val="both"/>
        <w:rPr>
          <w:rFonts w:ascii="Arial" w:hAnsi="Arial" w:cs="Arial"/>
        </w:rPr>
      </w:pPr>
      <w:r w:rsidRPr="00DE2409">
        <w:rPr>
          <w:rFonts w:ascii="Arial" w:hAnsi="Arial" w:cs="Arial"/>
        </w:rPr>
        <w:t xml:space="preserve">Gostaria de gerenciar mais de um paciente usando um único login no app </w:t>
      </w:r>
      <w:r w:rsidRPr="00DE2409">
        <w:rPr>
          <w:rFonts w:ascii="Arial" w:hAnsi="Arial" w:cs="Arial"/>
          <w:i/>
          <w:iCs/>
        </w:rPr>
        <w:t>Saúde Ciclo da Vida</w:t>
      </w:r>
      <w:r w:rsidRPr="00DE2409">
        <w:rPr>
          <w:rFonts w:ascii="Arial" w:hAnsi="Arial" w:cs="Arial"/>
        </w:rPr>
        <w:t>? Por exemplo, sendo o usuário principal, você poderia acompanhar os dados da sua esposa, filho ou qualquer outra pessoa sob seus cuidados. Estamos prontos para implementar um módulo que permite exatamente isso: o controle completo das funcionalidades do app para múltiplos pacientes vinculados a um único usuário.</w:t>
      </w:r>
    </w:p>
    <w:p w14:paraId="2C9064D9" w14:textId="77777777" w:rsidR="00BA1CCA" w:rsidRPr="00DE2409" w:rsidRDefault="00BA1CCA" w:rsidP="00BA1CCA">
      <w:pPr>
        <w:spacing w:after="0" w:line="240" w:lineRule="auto"/>
        <w:jc w:val="both"/>
        <w:rPr>
          <w:rFonts w:ascii="Arial" w:hAnsi="Arial" w:cs="Arial"/>
        </w:rPr>
      </w:pPr>
      <w:r w:rsidRPr="00DE2409">
        <w:rPr>
          <w:rFonts w:ascii="Arial" w:hAnsi="Arial" w:cs="Arial"/>
        </w:rPr>
        <w:t xml:space="preserve">Esse recurso é ideal para cuidadores, familiares ou profissionais que precisam administrar a saúde de várias pessoas simultaneamente. No entanto, essa funcionalidade avançada estará disponível </w:t>
      </w:r>
      <w:r w:rsidRPr="00DE2409">
        <w:rPr>
          <w:rFonts w:ascii="Arial" w:hAnsi="Arial" w:cs="Arial"/>
          <w:b/>
          <w:bCs/>
        </w:rPr>
        <w:t>exclusivamente para usuários com assinatura mensal ativa</w:t>
      </w:r>
      <w:r w:rsidRPr="00DE2409">
        <w:rPr>
          <w:rFonts w:ascii="Arial" w:hAnsi="Arial" w:cs="Arial"/>
        </w:rPr>
        <w:t>.</w:t>
      </w:r>
    </w:p>
    <w:p w14:paraId="3A79AEA0" w14:textId="77777777" w:rsidR="00BA1CCA" w:rsidRPr="00DE2409" w:rsidRDefault="00BA1CCA" w:rsidP="00BA1CCA">
      <w:pPr>
        <w:spacing w:after="0" w:line="240" w:lineRule="auto"/>
        <w:jc w:val="both"/>
        <w:rPr>
          <w:rFonts w:ascii="Arial" w:hAnsi="Arial" w:cs="Arial"/>
        </w:rPr>
      </w:pPr>
      <w:r w:rsidRPr="00DE2409">
        <w:rPr>
          <w:rFonts w:ascii="Arial" w:hAnsi="Arial" w:cs="Arial"/>
        </w:rPr>
        <w:t>Podemos iniciar essa implementação imediatamente, ou aguardar a conclusão dos demais módulos do app. A decisão depende da sua prioridade: se o controle de múltiplos pacientes é essencial para você ou sua equipe, o upgrade pode ser antecipado.</w:t>
      </w:r>
    </w:p>
    <w:p w14:paraId="3AF1021D" w14:textId="77777777" w:rsidR="004925F8" w:rsidRPr="00597222" w:rsidRDefault="004925F8" w:rsidP="00B34338">
      <w:pPr>
        <w:spacing w:after="0" w:line="240" w:lineRule="auto"/>
        <w:jc w:val="both"/>
        <w:rPr>
          <w:rFonts w:ascii="Arial" w:hAnsi="Arial" w:cs="Arial"/>
          <w:highlight w:val="yellow"/>
        </w:rPr>
      </w:pPr>
    </w:p>
    <w:p w14:paraId="48B69C8C" w14:textId="4233091A" w:rsidR="00BA1CCA" w:rsidRPr="00597222" w:rsidRDefault="004925F8" w:rsidP="00B34338">
      <w:pPr>
        <w:spacing w:after="0" w:line="240" w:lineRule="auto"/>
        <w:jc w:val="both"/>
        <w:rPr>
          <w:rFonts w:ascii="Arial" w:hAnsi="Arial" w:cs="Arial"/>
          <w:highlight w:val="yellow"/>
        </w:rPr>
      </w:pPr>
      <w:r w:rsidRPr="00597222">
        <w:rPr>
          <w:rFonts w:ascii="Arial" w:hAnsi="Arial" w:cs="Arial"/>
          <w:highlight w:val="yellow"/>
        </w:rPr>
        <w:t>==============================================================================</w:t>
      </w:r>
    </w:p>
    <w:p w14:paraId="2E565CCE" w14:textId="77777777" w:rsidR="004925F8" w:rsidRPr="00597222" w:rsidRDefault="004925F8" w:rsidP="004925F8">
      <w:pPr>
        <w:spacing w:after="0" w:line="240" w:lineRule="auto"/>
        <w:jc w:val="both"/>
        <w:rPr>
          <w:rFonts w:ascii="Arial" w:hAnsi="Arial" w:cs="Arial"/>
        </w:rPr>
      </w:pPr>
    </w:p>
    <w:p w14:paraId="7AB90985" w14:textId="0811CF9D" w:rsidR="004925F8" w:rsidRPr="00597222" w:rsidRDefault="004925F8" w:rsidP="004925F8">
      <w:pPr>
        <w:spacing w:after="0" w:line="240" w:lineRule="auto"/>
        <w:jc w:val="both"/>
        <w:rPr>
          <w:rFonts w:ascii="Arial" w:hAnsi="Arial" w:cs="Arial"/>
        </w:rPr>
      </w:pPr>
      <w:r w:rsidRPr="00597222">
        <w:rPr>
          <w:rFonts w:ascii="Segoe UI Emoji" w:hAnsi="Segoe UI Emoji" w:cs="Segoe UI Emoji"/>
        </w:rPr>
        <w:t>♿</w:t>
      </w:r>
      <w:r w:rsidRPr="00597222">
        <w:rPr>
          <w:rFonts w:ascii="Arial" w:hAnsi="Arial" w:cs="Arial"/>
        </w:rPr>
        <w:t xml:space="preserve"> </w:t>
      </w:r>
      <w:r w:rsidRPr="00597222">
        <w:rPr>
          <w:rFonts w:ascii="Arial" w:hAnsi="Arial" w:cs="Arial"/>
          <w:b/>
          <w:bCs/>
        </w:rPr>
        <w:t>Inclusão Digital no Saúde Ciclo da Vida – Acesso Gratuito e Vitalício para Pessoas com Deficiência</w:t>
      </w:r>
    </w:p>
    <w:p w14:paraId="27AF2236" w14:textId="77777777" w:rsidR="004925F8" w:rsidRPr="00A53869" w:rsidRDefault="004925F8" w:rsidP="004925F8">
      <w:pPr>
        <w:spacing w:after="0" w:line="240" w:lineRule="auto"/>
        <w:jc w:val="both"/>
        <w:rPr>
          <w:rFonts w:ascii="Arial" w:hAnsi="Arial" w:cs="Arial"/>
        </w:rPr>
      </w:pPr>
      <w:r w:rsidRPr="00A53869">
        <w:rPr>
          <w:rFonts w:ascii="Arial" w:hAnsi="Arial" w:cs="Arial"/>
        </w:rPr>
        <w:t xml:space="preserve">Pensando em promover a inclusão social de forma efetiva, estamos avaliando como tornar o app </w:t>
      </w:r>
      <w:r w:rsidRPr="00A53869">
        <w:rPr>
          <w:rFonts w:ascii="Arial" w:hAnsi="Arial" w:cs="Arial"/>
          <w:i/>
          <w:iCs/>
        </w:rPr>
        <w:t>Saúde Ciclo da Vida</w:t>
      </w:r>
      <w:r w:rsidRPr="00A53869">
        <w:rPr>
          <w:rFonts w:ascii="Arial" w:hAnsi="Arial" w:cs="Arial"/>
        </w:rPr>
        <w:t xml:space="preserve"> plenamente acessível para pessoas com deficiência. A proposta é oferecer </w:t>
      </w:r>
      <w:r w:rsidRPr="00A53869">
        <w:rPr>
          <w:rFonts w:ascii="Arial" w:hAnsi="Arial" w:cs="Arial"/>
          <w:b/>
          <w:bCs/>
        </w:rPr>
        <w:t>acesso gratuito e vitalício</w:t>
      </w:r>
      <w:r w:rsidRPr="00A53869">
        <w:rPr>
          <w:rFonts w:ascii="Arial" w:hAnsi="Arial" w:cs="Arial"/>
        </w:rPr>
        <w:t xml:space="preserve"> a esse público, garantindo que todos possam usufruir das funcionalidades do aplicativo com autonomia e dignidade.</w:t>
      </w:r>
    </w:p>
    <w:p w14:paraId="04C044DE" w14:textId="77777777" w:rsidR="004925F8" w:rsidRPr="00A53869" w:rsidRDefault="004925F8" w:rsidP="004925F8">
      <w:pPr>
        <w:spacing w:after="0" w:line="240" w:lineRule="auto"/>
        <w:jc w:val="both"/>
        <w:rPr>
          <w:rFonts w:ascii="Arial" w:hAnsi="Arial" w:cs="Arial"/>
        </w:rPr>
      </w:pPr>
      <w:r w:rsidRPr="00A53869">
        <w:rPr>
          <w:rFonts w:ascii="Arial" w:hAnsi="Arial" w:cs="Arial"/>
        </w:rPr>
        <w:t>Para isso, podemos implementar tecnologias assistivas já disponíveis no mercado, como:</w:t>
      </w:r>
    </w:p>
    <w:p w14:paraId="5F1EA48E" w14:textId="77777777" w:rsidR="004925F8" w:rsidRPr="00A53869" w:rsidRDefault="004925F8" w:rsidP="00597222">
      <w:pPr>
        <w:numPr>
          <w:ilvl w:val="0"/>
          <w:numId w:val="69"/>
        </w:numPr>
        <w:spacing w:after="0" w:line="240" w:lineRule="auto"/>
        <w:jc w:val="both"/>
        <w:rPr>
          <w:rFonts w:ascii="Arial" w:hAnsi="Arial" w:cs="Arial"/>
        </w:rPr>
      </w:pPr>
      <w:r w:rsidRPr="00A53869">
        <w:rPr>
          <w:rFonts w:ascii="Segoe UI Emoji" w:hAnsi="Segoe UI Emoji" w:cs="Segoe UI Emoji"/>
        </w:rPr>
        <w:t>🔊</w:t>
      </w:r>
      <w:r w:rsidRPr="00A53869">
        <w:rPr>
          <w:rFonts w:ascii="Arial" w:hAnsi="Arial" w:cs="Arial"/>
        </w:rPr>
        <w:t xml:space="preserve"> </w:t>
      </w:r>
      <w:r w:rsidRPr="00A53869">
        <w:rPr>
          <w:rFonts w:ascii="Arial" w:hAnsi="Arial" w:cs="Arial"/>
          <w:b/>
          <w:bCs/>
        </w:rPr>
        <w:t>Leitura por voz e navegação sonora</w:t>
      </w:r>
      <w:r w:rsidRPr="00A53869">
        <w:rPr>
          <w:rFonts w:ascii="Arial" w:hAnsi="Arial" w:cs="Arial"/>
        </w:rPr>
        <w:t xml:space="preserve"> para pessoas com deficiência visual</w:t>
      </w:r>
    </w:p>
    <w:p w14:paraId="359BC65C" w14:textId="77777777" w:rsidR="004925F8" w:rsidRPr="00A53869" w:rsidRDefault="004925F8" w:rsidP="00597222">
      <w:pPr>
        <w:numPr>
          <w:ilvl w:val="0"/>
          <w:numId w:val="69"/>
        </w:numPr>
        <w:spacing w:after="0" w:line="240" w:lineRule="auto"/>
        <w:jc w:val="both"/>
        <w:rPr>
          <w:rFonts w:ascii="Arial" w:hAnsi="Arial" w:cs="Arial"/>
        </w:rPr>
      </w:pPr>
      <w:r w:rsidRPr="00A53869">
        <w:rPr>
          <w:rFonts w:ascii="Segoe UI Emoji" w:hAnsi="Segoe UI Emoji" w:cs="Segoe UI Emoji"/>
        </w:rPr>
        <w:t>📳</w:t>
      </w:r>
      <w:r w:rsidRPr="00A53869">
        <w:rPr>
          <w:rFonts w:ascii="Arial" w:hAnsi="Arial" w:cs="Arial"/>
        </w:rPr>
        <w:t xml:space="preserve"> </w:t>
      </w:r>
      <w:r w:rsidRPr="00A53869">
        <w:rPr>
          <w:rFonts w:ascii="Arial" w:hAnsi="Arial" w:cs="Arial"/>
          <w:b/>
          <w:bCs/>
        </w:rPr>
        <w:t>Feedback por vibração e alertas táteis</w:t>
      </w:r>
      <w:r w:rsidRPr="00A53869">
        <w:rPr>
          <w:rFonts w:ascii="Arial" w:hAnsi="Arial" w:cs="Arial"/>
        </w:rPr>
        <w:t xml:space="preserve"> para usuários com limitações auditivas</w:t>
      </w:r>
    </w:p>
    <w:p w14:paraId="34158B0B" w14:textId="77777777" w:rsidR="004925F8" w:rsidRPr="00A53869" w:rsidRDefault="004925F8" w:rsidP="00597222">
      <w:pPr>
        <w:numPr>
          <w:ilvl w:val="0"/>
          <w:numId w:val="69"/>
        </w:numPr>
        <w:spacing w:after="0" w:line="240" w:lineRule="auto"/>
        <w:jc w:val="both"/>
        <w:rPr>
          <w:rFonts w:ascii="Arial" w:hAnsi="Arial" w:cs="Arial"/>
        </w:rPr>
      </w:pPr>
      <w:r w:rsidRPr="00A53869">
        <w:rPr>
          <w:rFonts w:ascii="Segoe UI Emoji" w:hAnsi="Segoe UI Emoji" w:cs="Segoe UI Emoji"/>
        </w:rPr>
        <w:t>🧠</w:t>
      </w:r>
      <w:r w:rsidRPr="00A53869">
        <w:rPr>
          <w:rFonts w:ascii="Arial" w:hAnsi="Arial" w:cs="Arial"/>
        </w:rPr>
        <w:t xml:space="preserve"> </w:t>
      </w:r>
      <w:r w:rsidRPr="00A53869">
        <w:rPr>
          <w:rFonts w:ascii="Arial" w:hAnsi="Arial" w:cs="Arial"/>
          <w:b/>
          <w:bCs/>
        </w:rPr>
        <w:t>Interface simplificada e comandos por voz</w:t>
      </w:r>
      <w:r w:rsidRPr="00A53869">
        <w:rPr>
          <w:rFonts w:ascii="Arial" w:hAnsi="Arial" w:cs="Arial"/>
        </w:rPr>
        <w:t xml:space="preserve"> para pessoas com deficiência intelectual ou motora</w:t>
      </w:r>
    </w:p>
    <w:p w14:paraId="3983F3BF" w14:textId="77777777" w:rsidR="004925F8" w:rsidRPr="00A53869" w:rsidRDefault="004925F8" w:rsidP="00597222">
      <w:pPr>
        <w:numPr>
          <w:ilvl w:val="0"/>
          <w:numId w:val="69"/>
        </w:numPr>
        <w:spacing w:after="0" w:line="240" w:lineRule="auto"/>
        <w:jc w:val="both"/>
        <w:rPr>
          <w:rFonts w:ascii="Arial" w:hAnsi="Arial" w:cs="Arial"/>
        </w:rPr>
      </w:pPr>
      <w:r w:rsidRPr="00A53869">
        <w:rPr>
          <w:rFonts w:ascii="Segoe UI Emoji" w:hAnsi="Segoe UI Emoji" w:cs="Segoe UI Emoji"/>
        </w:rPr>
        <w:t>🎨</w:t>
      </w:r>
      <w:r w:rsidRPr="00A53869">
        <w:rPr>
          <w:rFonts w:ascii="Arial" w:hAnsi="Arial" w:cs="Arial"/>
        </w:rPr>
        <w:t xml:space="preserve"> </w:t>
      </w:r>
      <w:r w:rsidRPr="00A53869">
        <w:rPr>
          <w:rFonts w:ascii="Arial" w:hAnsi="Arial" w:cs="Arial"/>
          <w:b/>
          <w:bCs/>
        </w:rPr>
        <w:t>Contraste elevado e personalização de fontes</w:t>
      </w:r>
      <w:r w:rsidRPr="00A53869">
        <w:rPr>
          <w:rFonts w:ascii="Arial" w:hAnsi="Arial" w:cs="Arial"/>
        </w:rPr>
        <w:t xml:space="preserve"> para facilitar a leitura e navegação</w:t>
      </w:r>
    </w:p>
    <w:p w14:paraId="162ABC8F" w14:textId="77777777" w:rsidR="004925F8" w:rsidRPr="00A53869" w:rsidRDefault="004925F8" w:rsidP="004925F8">
      <w:pPr>
        <w:spacing w:after="0" w:line="240" w:lineRule="auto"/>
        <w:jc w:val="both"/>
        <w:rPr>
          <w:rFonts w:ascii="Arial" w:hAnsi="Arial" w:cs="Arial"/>
        </w:rPr>
      </w:pPr>
      <w:r w:rsidRPr="00A53869">
        <w:rPr>
          <w:rFonts w:ascii="Arial" w:hAnsi="Arial" w:cs="Arial"/>
        </w:rPr>
        <w:t xml:space="preserve">Essas soluções são viáveis com os recursos tecnológicos atuais e podem ser integradas ao app desde já. No entanto, também podemos optar por desenvolver esse módulo após a conclusão dos demais componentes do </w:t>
      </w:r>
      <w:r w:rsidRPr="00A53869">
        <w:rPr>
          <w:rFonts w:ascii="Arial" w:hAnsi="Arial" w:cs="Arial"/>
          <w:i/>
          <w:iCs/>
        </w:rPr>
        <w:t>Saúde Ciclo da Vida</w:t>
      </w:r>
      <w:r w:rsidRPr="00A53869">
        <w:rPr>
          <w:rFonts w:ascii="Arial" w:hAnsi="Arial" w:cs="Arial"/>
        </w:rPr>
        <w:t>, garantindo uma integração mais robusta e fluida.</w:t>
      </w:r>
    </w:p>
    <w:p w14:paraId="00906915" w14:textId="77777777" w:rsidR="004925F8" w:rsidRPr="00A53869" w:rsidRDefault="004925F8" w:rsidP="004925F8">
      <w:pPr>
        <w:spacing w:after="0" w:line="240" w:lineRule="auto"/>
        <w:jc w:val="both"/>
        <w:rPr>
          <w:rFonts w:ascii="Arial" w:hAnsi="Arial" w:cs="Arial"/>
        </w:rPr>
      </w:pPr>
      <w:r w:rsidRPr="00A53869">
        <w:rPr>
          <w:rFonts w:ascii="Arial" w:hAnsi="Arial" w:cs="Arial"/>
        </w:rPr>
        <w:t>A decisão depende da prioridade que queremos dar à acessibilidade: se for central para nossa missão, podemos iniciar imediatamente. Se preferirmos consolidar a base do app primeiro, essa etapa pode ser planejada como parte de uma expansão inclusiva.</w:t>
      </w:r>
    </w:p>
    <w:p w14:paraId="1DF4A76F" w14:textId="77777777" w:rsidR="004925F8" w:rsidRPr="00597222" w:rsidRDefault="004925F8" w:rsidP="00B34338">
      <w:pPr>
        <w:spacing w:after="0" w:line="240" w:lineRule="auto"/>
        <w:jc w:val="both"/>
        <w:rPr>
          <w:rFonts w:ascii="Arial" w:hAnsi="Arial" w:cs="Arial"/>
        </w:rPr>
      </w:pPr>
    </w:p>
    <w:p w14:paraId="59EFE4D2" w14:textId="44C09ABB" w:rsidR="001B11C6" w:rsidRPr="00597222" w:rsidRDefault="001B11C6" w:rsidP="00B34338">
      <w:pPr>
        <w:spacing w:after="0" w:line="240" w:lineRule="auto"/>
        <w:jc w:val="both"/>
        <w:rPr>
          <w:rFonts w:ascii="Arial" w:hAnsi="Arial" w:cs="Arial"/>
        </w:rPr>
      </w:pPr>
      <w:r w:rsidRPr="00597222">
        <w:rPr>
          <w:rFonts w:ascii="Arial" w:hAnsi="Arial" w:cs="Arial"/>
        </w:rPr>
        <w:t>==============================================================================</w:t>
      </w:r>
    </w:p>
    <w:p w14:paraId="1A95C6CC" w14:textId="77777777" w:rsidR="001B11C6" w:rsidRPr="00597222" w:rsidRDefault="001B11C6" w:rsidP="00B34338">
      <w:pPr>
        <w:spacing w:after="0" w:line="240" w:lineRule="auto"/>
        <w:jc w:val="both"/>
        <w:rPr>
          <w:rFonts w:ascii="Arial" w:hAnsi="Arial" w:cs="Arial"/>
        </w:rPr>
      </w:pPr>
    </w:p>
    <w:p w14:paraId="67248232" w14:textId="26FF742F" w:rsidR="001B11C6" w:rsidRPr="00597222" w:rsidRDefault="001B11C6" w:rsidP="00B34338">
      <w:pPr>
        <w:spacing w:after="0" w:line="240" w:lineRule="auto"/>
        <w:jc w:val="both"/>
        <w:rPr>
          <w:rFonts w:ascii="Arial" w:hAnsi="Arial" w:cs="Arial"/>
        </w:rPr>
      </w:pPr>
      <w:r w:rsidRPr="00597222">
        <w:rPr>
          <w:rFonts w:ascii="Arial" w:hAnsi="Arial" w:cs="Arial"/>
        </w:rPr>
        <w:t xml:space="preserve">Temos como revisar em {"ordem extremamente cronológica e </w:t>
      </w:r>
      <w:r w:rsidR="00C23E9A" w:rsidRPr="00597222">
        <w:rPr>
          <w:rFonts w:ascii="Arial" w:hAnsi="Arial" w:cs="Arial"/>
        </w:rPr>
        <w:t xml:space="preserve">extremamente </w:t>
      </w:r>
      <w:r w:rsidRPr="00597222">
        <w:rPr>
          <w:rFonts w:ascii="Arial" w:hAnsi="Arial" w:cs="Arial"/>
        </w:rPr>
        <w:t>téc</w:t>
      </w:r>
      <w:r w:rsidR="00C23E9A" w:rsidRPr="00597222">
        <w:rPr>
          <w:rFonts w:ascii="Arial" w:hAnsi="Arial" w:cs="Arial"/>
        </w:rPr>
        <w:t>nica</w:t>
      </w:r>
      <w:r w:rsidRPr="00597222">
        <w:rPr>
          <w:rFonts w:ascii="Arial" w:hAnsi="Arial" w:cs="Arial"/>
        </w:rPr>
        <w:t xml:space="preserve">"}, todos as categorias, e subcategorias, fazer esta implementação de forma individual para cada uma das </w:t>
      </w:r>
      <w:r w:rsidR="00F52091" w:rsidRPr="00597222">
        <w:rPr>
          <w:rFonts w:ascii="Arial" w:hAnsi="Arial" w:cs="Arial"/>
        </w:rPr>
        <w:t xml:space="preserve">categorias, e subcategorias, </w:t>
      </w:r>
      <w:r w:rsidRPr="00597222">
        <w:rPr>
          <w:rFonts w:ascii="Arial" w:hAnsi="Arial" w:cs="Arial"/>
        </w:rPr>
        <w:t>esta implementação</w:t>
      </w:r>
      <w:r w:rsidR="002A10B8" w:rsidRPr="00597222">
        <w:rPr>
          <w:rFonts w:ascii="Arial" w:hAnsi="Arial" w:cs="Arial"/>
        </w:rPr>
        <w:t xml:space="preserve"> tem que ser em {"ordem extremamente cronológica e extremamente técnica"}</w:t>
      </w:r>
      <w:r w:rsidR="001358F7" w:rsidRPr="00597222">
        <w:rPr>
          <w:rFonts w:ascii="Arial" w:hAnsi="Arial" w:cs="Arial"/>
        </w:rPr>
        <w:t xml:space="preserve">, conseguimos revisar em {"ordem extremamente cronológica e extremamente técnica"}, </w:t>
      </w:r>
      <w:r w:rsidR="00200E81" w:rsidRPr="00597222">
        <w:rPr>
          <w:rFonts w:ascii="Arial" w:hAnsi="Arial" w:cs="Arial"/>
        </w:rPr>
        <w:t>c</w:t>
      </w:r>
      <w:r w:rsidR="001358F7" w:rsidRPr="00597222">
        <w:rPr>
          <w:rFonts w:ascii="Arial" w:hAnsi="Arial" w:cs="Arial"/>
        </w:rPr>
        <w:t xml:space="preserve">ada uma das </w:t>
      </w:r>
      <w:r w:rsidR="00200E81" w:rsidRPr="00597222">
        <w:rPr>
          <w:rFonts w:ascii="Arial" w:hAnsi="Arial" w:cs="Arial"/>
        </w:rPr>
        <w:t xml:space="preserve">categorias, e subcategorias e depois aplicar </w:t>
      </w:r>
      <w:r w:rsidR="00597222" w:rsidRPr="00597222">
        <w:rPr>
          <w:rFonts w:ascii="Arial" w:hAnsi="Arial" w:cs="Arial"/>
        </w:rPr>
        <w:t>a implementação?</w:t>
      </w:r>
    </w:p>
    <w:p w14:paraId="4B787778" w14:textId="77777777" w:rsidR="00200E81" w:rsidRPr="00597222" w:rsidRDefault="00200E81" w:rsidP="00B34338">
      <w:pPr>
        <w:spacing w:after="0" w:line="240" w:lineRule="auto"/>
        <w:jc w:val="both"/>
        <w:rPr>
          <w:rFonts w:ascii="Arial" w:hAnsi="Arial" w:cs="Arial"/>
        </w:rPr>
      </w:pPr>
    </w:p>
    <w:p w14:paraId="04031CA1" w14:textId="77777777" w:rsidR="00200E81" w:rsidRPr="00597222" w:rsidRDefault="00200E81" w:rsidP="00B34338">
      <w:pPr>
        <w:spacing w:after="0" w:line="240" w:lineRule="auto"/>
        <w:jc w:val="both"/>
        <w:rPr>
          <w:rFonts w:ascii="Arial" w:hAnsi="Arial" w:cs="Arial"/>
        </w:rPr>
      </w:pPr>
    </w:p>
    <w:p w14:paraId="1254F57B" w14:textId="2CBF79F6" w:rsidR="00B34338" w:rsidRPr="00597222" w:rsidRDefault="00B34338" w:rsidP="00B34338">
      <w:pPr>
        <w:spacing w:after="0" w:line="240" w:lineRule="auto"/>
        <w:jc w:val="both"/>
        <w:rPr>
          <w:rFonts w:ascii="Arial" w:hAnsi="Arial" w:cs="Arial"/>
        </w:rPr>
      </w:pPr>
      <w:r w:rsidRPr="00597222">
        <w:rPr>
          <w:rFonts w:ascii="Arial" w:hAnsi="Arial" w:cs="Arial"/>
          <w:highlight w:val="yellow"/>
        </w:rPr>
        <w:lastRenderedPageBreak/>
        <w:t>==============================================================================</w:t>
      </w:r>
    </w:p>
    <w:p w14:paraId="605A3AC3" w14:textId="77777777" w:rsidR="00B34338" w:rsidRPr="00597222" w:rsidRDefault="00B34338" w:rsidP="00B34338">
      <w:pPr>
        <w:spacing w:after="0" w:line="240" w:lineRule="auto"/>
        <w:rPr>
          <w:rFonts w:ascii="Arial" w:hAnsi="Arial" w:cs="Arial"/>
        </w:rPr>
      </w:pPr>
    </w:p>
    <w:p w14:paraId="3474B68E" w14:textId="0286865F" w:rsidR="00DE7502" w:rsidRPr="00597222" w:rsidRDefault="000832C2" w:rsidP="00C828A8">
      <w:pPr>
        <w:spacing w:after="0" w:line="240" w:lineRule="auto"/>
        <w:jc w:val="both"/>
        <w:rPr>
          <w:rFonts w:ascii="Arial" w:hAnsi="Arial" w:cs="Arial"/>
        </w:rPr>
      </w:pPr>
      <w:r w:rsidRPr="00597222">
        <w:rPr>
          <w:rFonts w:ascii="Arial" w:hAnsi="Arial" w:cs="Arial"/>
        </w:rPr>
        <w:t xml:space="preserve">Vou fazer </w:t>
      </w:r>
      <w:r w:rsidR="00C36CFB" w:rsidRPr="00597222">
        <w:rPr>
          <w:rFonts w:ascii="Arial" w:hAnsi="Arial" w:cs="Arial"/>
        </w:rPr>
        <w:t>uma ação</w:t>
      </w:r>
      <w:r w:rsidRPr="00597222">
        <w:rPr>
          <w:rFonts w:ascii="Arial" w:hAnsi="Arial" w:cs="Arial"/>
        </w:rPr>
        <w:t xml:space="preserve"> em meu portal do youtube, para </w:t>
      </w:r>
      <w:r w:rsidR="009B1EDA" w:rsidRPr="00597222">
        <w:rPr>
          <w:rFonts w:ascii="Arial" w:hAnsi="Arial" w:cs="Arial"/>
        </w:rPr>
        <w:t>quem</w:t>
      </w:r>
      <w:r w:rsidR="001921BF" w:rsidRPr="00597222">
        <w:rPr>
          <w:rFonts w:ascii="Arial" w:hAnsi="Arial" w:cs="Arial"/>
        </w:rPr>
        <w:t xml:space="preserve"> se inscrever no canal</w:t>
      </w:r>
      <w:r w:rsidR="00D27BF4" w:rsidRPr="00597222">
        <w:rPr>
          <w:rFonts w:ascii="Arial" w:hAnsi="Arial" w:cs="Arial"/>
        </w:rPr>
        <w:t xml:space="preserve">, </w:t>
      </w:r>
      <w:r w:rsidR="009B1EDA" w:rsidRPr="00597222">
        <w:rPr>
          <w:rFonts w:ascii="Arial" w:hAnsi="Arial" w:cs="Arial"/>
        </w:rPr>
        <w:t>ver três vídeos, dar um link</w:t>
      </w:r>
      <w:r w:rsidR="004A2A7A" w:rsidRPr="00597222">
        <w:rPr>
          <w:rFonts w:ascii="Arial" w:hAnsi="Arial" w:cs="Arial"/>
        </w:rPr>
        <w:t xml:space="preserve"> </w:t>
      </w:r>
      <w:r w:rsidR="004A2A7A" w:rsidRPr="00597222">
        <w:rPr>
          <w:rFonts w:ascii="Arial" w:hAnsi="Arial" w:cs="Arial"/>
          <w:b/>
          <w:bCs/>
        </w:rPr>
        <w:t xml:space="preserve">(no vídeo que </w:t>
      </w:r>
      <w:r w:rsidR="00CE7FEB" w:rsidRPr="00597222">
        <w:rPr>
          <w:rFonts w:ascii="Arial" w:hAnsi="Arial" w:cs="Arial"/>
          <w:b/>
          <w:bCs/>
        </w:rPr>
        <w:t>está</w:t>
      </w:r>
      <w:r w:rsidR="004A2A7A" w:rsidRPr="00597222">
        <w:rPr>
          <w:rFonts w:ascii="Arial" w:hAnsi="Arial" w:cs="Arial"/>
          <w:b/>
          <w:bCs/>
        </w:rPr>
        <w:t xml:space="preserve"> </w:t>
      </w:r>
      <w:r w:rsidR="00CE7FEB" w:rsidRPr="00597222">
        <w:rPr>
          <w:rFonts w:ascii="Arial" w:hAnsi="Arial" w:cs="Arial"/>
          <w:b/>
          <w:bCs/>
        </w:rPr>
        <w:t>assistindo)</w:t>
      </w:r>
      <w:r w:rsidR="009B1EDA" w:rsidRPr="00597222">
        <w:rPr>
          <w:rFonts w:ascii="Arial" w:hAnsi="Arial" w:cs="Arial"/>
        </w:rPr>
        <w:t>, fazer um comentário</w:t>
      </w:r>
      <w:r w:rsidR="00CE7FEB" w:rsidRPr="00597222">
        <w:rPr>
          <w:rFonts w:ascii="Arial" w:hAnsi="Arial" w:cs="Arial"/>
        </w:rPr>
        <w:t xml:space="preserve"> </w:t>
      </w:r>
      <w:r w:rsidR="00CE7FEB" w:rsidRPr="00597222">
        <w:rPr>
          <w:rFonts w:ascii="Arial" w:hAnsi="Arial" w:cs="Arial"/>
          <w:b/>
          <w:bCs/>
        </w:rPr>
        <w:t>(</w:t>
      </w:r>
      <w:r w:rsidR="00D27BF4" w:rsidRPr="00597222">
        <w:rPr>
          <w:rFonts w:ascii="Arial" w:hAnsi="Arial" w:cs="Arial"/>
          <w:b/>
          <w:bCs/>
        </w:rPr>
        <w:t>d</w:t>
      </w:r>
      <w:r w:rsidR="00CE7FEB" w:rsidRPr="00597222">
        <w:rPr>
          <w:rFonts w:ascii="Arial" w:hAnsi="Arial" w:cs="Arial"/>
          <w:b/>
          <w:bCs/>
        </w:rPr>
        <w:t>o vídeo que está assistindo)</w:t>
      </w:r>
      <w:r w:rsidR="00CE7FEB" w:rsidRPr="00597222">
        <w:rPr>
          <w:rFonts w:ascii="Arial" w:hAnsi="Arial" w:cs="Arial"/>
        </w:rPr>
        <w:t xml:space="preserve">, </w:t>
      </w:r>
      <w:r w:rsidR="009B1EDA" w:rsidRPr="00597222">
        <w:rPr>
          <w:rFonts w:ascii="Arial" w:hAnsi="Arial" w:cs="Arial"/>
        </w:rPr>
        <w:t>compartilhar</w:t>
      </w:r>
      <w:r w:rsidR="00CE7FEB" w:rsidRPr="00597222">
        <w:rPr>
          <w:rFonts w:ascii="Arial" w:hAnsi="Arial" w:cs="Arial"/>
        </w:rPr>
        <w:t xml:space="preserve"> </w:t>
      </w:r>
      <w:r w:rsidR="00CE7FEB" w:rsidRPr="00597222">
        <w:rPr>
          <w:rFonts w:ascii="Arial" w:hAnsi="Arial" w:cs="Arial"/>
          <w:b/>
          <w:bCs/>
        </w:rPr>
        <w:t>(o vídeo que está assistindo)</w:t>
      </w:r>
      <w:r w:rsidR="00CE7FEB" w:rsidRPr="00597222">
        <w:rPr>
          <w:rFonts w:ascii="Arial" w:hAnsi="Arial" w:cs="Arial"/>
        </w:rPr>
        <w:t xml:space="preserve">, </w:t>
      </w:r>
      <w:r w:rsidR="009B1EDA" w:rsidRPr="00597222">
        <w:rPr>
          <w:rFonts w:ascii="Arial" w:hAnsi="Arial" w:cs="Arial"/>
        </w:rPr>
        <w:t xml:space="preserve">tenha desconto </w:t>
      </w:r>
      <w:r w:rsidR="00CE7FEB" w:rsidRPr="00597222">
        <w:rPr>
          <w:rFonts w:ascii="Arial" w:hAnsi="Arial" w:cs="Arial"/>
        </w:rPr>
        <w:t xml:space="preserve">na </w:t>
      </w:r>
      <w:r w:rsidR="003F0E7E" w:rsidRPr="00597222">
        <w:rPr>
          <w:rFonts w:ascii="Arial" w:hAnsi="Arial" w:cs="Arial"/>
        </w:rPr>
        <w:t xml:space="preserve">aquisição do meu </w:t>
      </w:r>
      <w:r w:rsidR="00E75975" w:rsidRPr="00597222">
        <w:rPr>
          <w:rFonts w:ascii="Arial" w:hAnsi="Arial" w:cs="Arial"/>
          <w:b/>
          <w:bCs/>
        </w:rPr>
        <w:t>APP - {"</w:t>
      </w:r>
      <w:r w:rsidR="001E5F2F" w:rsidRPr="00597222">
        <w:rPr>
          <w:rFonts w:ascii="Arial" w:hAnsi="Arial" w:cs="Arial"/>
          <w:b/>
          <w:bCs/>
        </w:rPr>
        <w:t>SaúdeCicloDaVida</w:t>
      </w:r>
      <w:r w:rsidR="00E75975" w:rsidRPr="00597222">
        <w:rPr>
          <w:rFonts w:ascii="Arial" w:hAnsi="Arial" w:cs="Arial"/>
          <w:b/>
          <w:bCs/>
        </w:rPr>
        <w:t>"}</w:t>
      </w:r>
      <w:r w:rsidR="00E75975" w:rsidRPr="00597222">
        <w:rPr>
          <w:rFonts w:ascii="Arial" w:hAnsi="Arial" w:cs="Arial"/>
        </w:rPr>
        <w:t xml:space="preserve">, o valor </w:t>
      </w:r>
      <w:r w:rsidR="00617E81" w:rsidRPr="00597222">
        <w:rPr>
          <w:rFonts w:ascii="Arial" w:hAnsi="Arial" w:cs="Arial"/>
        </w:rPr>
        <w:t xml:space="preserve">normal </w:t>
      </w:r>
      <w:r w:rsidR="00E75975" w:rsidRPr="00597222">
        <w:rPr>
          <w:rFonts w:ascii="Arial" w:hAnsi="Arial" w:cs="Arial"/>
        </w:rPr>
        <w:t xml:space="preserve">do </w:t>
      </w:r>
      <w:r w:rsidR="00E75975" w:rsidRPr="00597222">
        <w:rPr>
          <w:rFonts w:ascii="Arial" w:hAnsi="Arial" w:cs="Arial"/>
          <w:b/>
          <w:bCs/>
        </w:rPr>
        <w:t>APP - {"</w:t>
      </w:r>
      <w:r w:rsidR="001E5F2F" w:rsidRPr="00597222">
        <w:rPr>
          <w:rFonts w:ascii="Arial" w:hAnsi="Arial" w:cs="Arial"/>
          <w:b/>
          <w:bCs/>
        </w:rPr>
        <w:t>SaúdeCicloDaVida</w:t>
      </w:r>
      <w:r w:rsidR="00E75975" w:rsidRPr="00597222">
        <w:rPr>
          <w:rFonts w:ascii="Arial" w:hAnsi="Arial" w:cs="Arial"/>
          <w:b/>
          <w:bCs/>
        </w:rPr>
        <w:t>"}</w:t>
      </w:r>
      <w:r w:rsidR="00617E81" w:rsidRPr="00597222">
        <w:rPr>
          <w:rFonts w:ascii="Arial" w:hAnsi="Arial" w:cs="Arial"/>
        </w:rPr>
        <w:t xml:space="preserve"> </w:t>
      </w:r>
      <w:r w:rsidR="00E75975" w:rsidRPr="00597222">
        <w:rPr>
          <w:rFonts w:ascii="Arial" w:hAnsi="Arial" w:cs="Arial"/>
        </w:rPr>
        <w:t xml:space="preserve">é de </w:t>
      </w:r>
      <w:r w:rsidR="00B56205" w:rsidRPr="00597222">
        <w:rPr>
          <w:rFonts w:ascii="Arial" w:hAnsi="Arial" w:cs="Arial"/>
          <w:b/>
          <w:bCs/>
        </w:rPr>
        <w:t>R$ 65,00</w:t>
      </w:r>
      <w:r w:rsidR="00B56205" w:rsidRPr="00597222">
        <w:rPr>
          <w:rFonts w:ascii="Arial" w:hAnsi="Arial" w:cs="Arial"/>
        </w:rPr>
        <w:t xml:space="preserve"> – não é assinatura, comprou pode usar de forma definitiva, </w:t>
      </w:r>
      <w:r w:rsidR="00983841" w:rsidRPr="00597222">
        <w:rPr>
          <w:rFonts w:ascii="Arial" w:hAnsi="Arial" w:cs="Arial"/>
        </w:rPr>
        <w:t>será controlado pelo cadastro através do n</w:t>
      </w:r>
      <w:r w:rsidR="004976B4" w:rsidRPr="00597222">
        <w:rPr>
          <w:rFonts w:ascii="Arial" w:hAnsi="Arial" w:cs="Arial"/>
        </w:rPr>
        <w:t xml:space="preserve">úmero </w:t>
      </w:r>
      <w:r w:rsidR="00983841" w:rsidRPr="00597222">
        <w:rPr>
          <w:rFonts w:ascii="Arial" w:hAnsi="Arial" w:cs="Arial"/>
        </w:rPr>
        <w:t xml:space="preserve">do </w:t>
      </w:r>
      <w:r w:rsidR="004976B4" w:rsidRPr="00597222">
        <w:rPr>
          <w:rFonts w:ascii="Arial" w:hAnsi="Arial" w:cs="Arial"/>
        </w:rPr>
        <w:t>{“</w:t>
      </w:r>
      <w:r w:rsidR="00983841" w:rsidRPr="00597222">
        <w:rPr>
          <w:rFonts w:ascii="Arial" w:hAnsi="Arial" w:cs="Arial"/>
        </w:rPr>
        <w:t>CPF</w:t>
      </w:r>
      <w:r w:rsidR="004976B4" w:rsidRPr="00597222">
        <w:rPr>
          <w:rFonts w:ascii="Arial" w:hAnsi="Arial" w:cs="Arial"/>
        </w:rPr>
        <w:t>”}</w:t>
      </w:r>
      <w:r w:rsidR="00983841" w:rsidRPr="00597222">
        <w:rPr>
          <w:rFonts w:ascii="Arial" w:hAnsi="Arial" w:cs="Arial"/>
        </w:rPr>
        <w:t>, para não poder ser instalado várias copias</w:t>
      </w:r>
      <w:r w:rsidR="00C36CFB" w:rsidRPr="00597222">
        <w:rPr>
          <w:rFonts w:ascii="Arial" w:hAnsi="Arial" w:cs="Arial"/>
        </w:rPr>
        <w:t xml:space="preserve"> para</w:t>
      </w:r>
      <w:r w:rsidR="006B1AA6" w:rsidRPr="00597222">
        <w:rPr>
          <w:rFonts w:ascii="Arial" w:hAnsi="Arial" w:cs="Arial"/>
        </w:rPr>
        <w:t xml:space="preserve"> </w:t>
      </w:r>
      <w:r w:rsidR="004976B4" w:rsidRPr="00597222">
        <w:rPr>
          <w:rFonts w:ascii="Arial" w:hAnsi="Arial" w:cs="Arial"/>
        </w:rPr>
        <w:t>{“</w:t>
      </w:r>
      <w:r w:rsidR="006B1AA6" w:rsidRPr="00597222">
        <w:rPr>
          <w:rFonts w:ascii="Arial" w:hAnsi="Arial" w:cs="Arial"/>
        </w:rPr>
        <w:t>CPFs</w:t>
      </w:r>
      <w:r w:rsidR="004976B4" w:rsidRPr="00597222">
        <w:rPr>
          <w:rFonts w:ascii="Arial" w:hAnsi="Arial" w:cs="Arial"/>
        </w:rPr>
        <w:t>”}</w:t>
      </w:r>
      <w:r w:rsidR="006B1AA6" w:rsidRPr="00597222">
        <w:rPr>
          <w:rFonts w:ascii="Arial" w:hAnsi="Arial" w:cs="Arial"/>
        </w:rPr>
        <w:t xml:space="preserve"> de </w:t>
      </w:r>
      <w:r w:rsidR="00C36CFB" w:rsidRPr="00597222">
        <w:rPr>
          <w:rFonts w:ascii="Arial" w:hAnsi="Arial" w:cs="Arial"/>
        </w:rPr>
        <w:t xml:space="preserve">outras pessoas que não adquiriram o </w:t>
      </w:r>
      <w:r w:rsidR="00C36CFB" w:rsidRPr="00597222">
        <w:rPr>
          <w:rFonts w:ascii="Arial" w:hAnsi="Arial" w:cs="Arial"/>
          <w:b/>
          <w:bCs/>
        </w:rPr>
        <w:t>APP - {"</w:t>
      </w:r>
      <w:r w:rsidR="001E5F2F" w:rsidRPr="00597222">
        <w:rPr>
          <w:rFonts w:ascii="Arial" w:hAnsi="Arial" w:cs="Arial"/>
          <w:b/>
          <w:bCs/>
        </w:rPr>
        <w:t>SaúdeCicloDaVida</w:t>
      </w:r>
      <w:r w:rsidR="00C36CFB" w:rsidRPr="00597222">
        <w:rPr>
          <w:rFonts w:ascii="Arial" w:hAnsi="Arial" w:cs="Arial"/>
          <w:b/>
          <w:bCs/>
        </w:rPr>
        <w:t>"}</w:t>
      </w:r>
      <w:r w:rsidR="00C36CFB" w:rsidRPr="00597222">
        <w:rPr>
          <w:rFonts w:ascii="Arial" w:hAnsi="Arial" w:cs="Arial"/>
        </w:rPr>
        <w:t>.</w:t>
      </w:r>
      <w:r w:rsidR="00DE7502" w:rsidRPr="00597222">
        <w:rPr>
          <w:rFonts w:ascii="Arial" w:hAnsi="Arial" w:cs="Arial"/>
        </w:rPr>
        <w:t xml:space="preserve"> </w:t>
      </w:r>
      <w:r w:rsidR="001F1AD9" w:rsidRPr="00597222">
        <w:rPr>
          <w:rFonts w:ascii="Arial" w:hAnsi="Arial" w:cs="Arial"/>
        </w:rPr>
        <w:t xml:space="preserve">Com que </w:t>
      </w:r>
      <w:r w:rsidR="00EA025B" w:rsidRPr="00597222">
        <w:rPr>
          <w:rFonts w:ascii="Arial" w:hAnsi="Arial" w:cs="Arial"/>
          <w:b/>
          <w:bCs/>
        </w:rPr>
        <w:t xml:space="preserve">{“recursos e </w:t>
      </w:r>
      <w:r w:rsidR="001F1AD9" w:rsidRPr="00597222">
        <w:rPr>
          <w:rFonts w:ascii="Arial" w:hAnsi="Arial" w:cs="Arial"/>
          <w:b/>
          <w:bCs/>
        </w:rPr>
        <w:t>fer</w:t>
      </w:r>
      <w:r w:rsidR="002E7140" w:rsidRPr="00597222">
        <w:rPr>
          <w:rFonts w:ascii="Arial" w:hAnsi="Arial" w:cs="Arial"/>
          <w:b/>
          <w:bCs/>
        </w:rPr>
        <w:t>r</w:t>
      </w:r>
      <w:r w:rsidR="001F1AD9" w:rsidRPr="00597222">
        <w:rPr>
          <w:rFonts w:ascii="Arial" w:hAnsi="Arial" w:cs="Arial"/>
          <w:b/>
          <w:bCs/>
        </w:rPr>
        <w:t>ament</w:t>
      </w:r>
      <w:r w:rsidR="002E7140" w:rsidRPr="00597222">
        <w:rPr>
          <w:rFonts w:ascii="Arial" w:hAnsi="Arial" w:cs="Arial"/>
          <w:b/>
          <w:bCs/>
        </w:rPr>
        <w:t>a</w:t>
      </w:r>
      <w:r w:rsidR="00EA025B" w:rsidRPr="00597222">
        <w:rPr>
          <w:rFonts w:ascii="Arial" w:hAnsi="Arial" w:cs="Arial"/>
          <w:b/>
          <w:bCs/>
        </w:rPr>
        <w:t>s”}</w:t>
      </w:r>
      <w:r w:rsidR="001F1AD9" w:rsidRPr="00597222">
        <w:rPr>
          <w:rFonts w:ascii="Arial" w:hAnsi="Arial" w:cs="Arial"/>
        </w:rPr>
        <w:t xml:space="preserve"> posso controlar </w:t>
      </w:r>
      <w:r w:rsidR="00EA025B" w:rsidRPr="00597222">
        <w:rPr>
          <w:rFonts w:ascii="Arial" w:hAnsi="Arial" w:cs="Arial"/>
        </w:rPr>
        <w:t xml:space="preserve">e </w:t>
      </w:r>
      <w:r w:rsidR="001F1AD9" w:rsidRPr="00597222">
        <w:rPr>
          <w:rFonts w:ascii="Arial" w:hAnsi="Arial" w:cs="Arial"/>
        </w:rPr>
        <w:t xml:space="preserve">saber se realmente </w:t>
      </w:r>
      <w:r w:rsidR="004976B4" w:rsidRPr="00597222">
        <w:rPr>
          <w:rFonts w:ascii="Arial" w:hAnsi="Arial" w:cs="Arial"/>
        </w:rPr>
        <w:t>estes usuários</w:t>
      </w:r>
      <w:r w:rsidR="001F1AD9" w:rsidRPr="00597222">
        <w:rPr>
          <w:rFonts w:ascii="Arial" w:hAnsi="Arial" w:cs="Arial"/>
        </w:rPr>
        <w:t xml:space="preserve"> fizer </w:t>
      </w:r>
      <w:r w:rsidR="002C7130" w:rsidRPr="00597222">
        <w:rPr>
          <w:rFonts w:ascii="Arial" w:hAnsi="Arial" w:cs="Arial"/>
        </w:rPr>
        <w:t>este procedimento e lhe envi</w:t>
      </w:r>
      <w:r w:rsidR="00EA025B" w:rsidRPr="00597222">
        <w:rPr>
          <w:rFonts w:ascii="Arial" w:hAnsi="Arial" w:cs="Arial"/>
        </w:rPr>
        <w:t>a</w:t>
      </w:r>
      <w:r w:rsidR="002C7130" w:rsidRPr="00597222">
        <w:rPr>
          <w:rFonts w:ascii="Arial" w:hAnsi="Arial" w:cs="Arial"/>
        </w:rPr>
        <w:t xml:space="preserve">r o link do </w:t>
      </w:r>
      <w:r w:rsidR="002C7130" w:rsidRPr="00597222">
        <w:rPr>
          <w:rFonts w:ascii="Arial" w:hAnsi="Arial" w:cs="Arial"/>
          <w:b/>
          <w:bCs/>
        </w:rPr>
        <w:t>APP - {"</w:t>
      </w:r>
      <w:r w:rsidR="001E5F2F" w:rsidRPr="00597222">
        <w:rPr>
          <w:rFonts w:ascii="Arial" w:hAnsi="Arial" w:cs="Arial"/>
          <w:b/>
          <w:bCs/>
        </w:rPr>
        <w:t>SaúdeCicloDaVida</w:t>
      </w:r>
      <w:r w:rsidR="002C7130" w:rsidRPr="00597222">
        <w:rPr>
          <w:rFonts w:ascii="Arial" w:hAnsi="Arial" w:cs="Arial"/>
          <w:b/>
          <w:bCs/>
        </w:rPr>
        <w:t>"}</w:t>
      </w:r>
      <w:r w:rsidR="002C7130" w:rsidRPr="00597222">
        <w:rPr>
          <w:rFonts w:ascii="Arial" w:hAnsi="Arial" w:cs="Arial"/>
        </w:rPr>
        <w:t>, c</w:t>
      </w:r>
      <w:r w:rsidR="00DE7502" w:rsidRPr="00597222">
        <w:rPr>
          <w:rFonts w:ascii="Arial" w:hAnsi="Arial" w:cs="Arial"/>
        </w:rPr>
        <w:t>omo vou saber se fizer</w:t>
      </w:r>
      <w:r w:rsidR="00713610" w:rsidRPr="00597222">
        <w:rPr>
          <w:rFonts w:ascii="Arial" w:hAnsi="Arial" w:cs="Arial"/>
        </w:rPr>
        <w:t xml:space="preserve">am </w:t>
      </w:r>
      <w:r w:rsidR="00DE7502" w:rsidRPr="00597222">
        <w:rPr>
          <w:rFonts w:ascii="Arial" w:hAnsi="Arial" w:cs="Arial"/>
        </w:rPr>
        <w:t>o processo</w:t>
      </w:r>
      <w:r w:rsidR="002C7130" w:rsidRPr="00597222">
        <w:rPr>
          <w:rFonts w:ascii="Arial" w:hAnsi="Arial" w:cs="Arial"/>
        </w:rPr>
        <w:t xml:space="preserve"> ou não </w:t>
      </w:r>
      <w:r w:rsidR="00DE7502" w:rsidRPr="00597222">
        <w:rPr>
          <w:rFonts w:ascii="Arial" w:hAnsi="Arial" w:cs="Arial"/>
        </w:rPr>
        <w:t>para adquirir</w:t>
      </w:r>
      <w:r w:rsidR="004976B4" w:rsidRPr="00597222">
        <w:rPr>
          <w:rFonts w:ascii="Arial" w:hAnsi="Arial" w:cs="Arial"/>
        </w:rPr>
        <w:t xml:space="preserve">em </w:t>
      </w:r>
      <w:r w:rsidR="00DE7502" w:rsidRPr="00597222">
        <w:rPr>
          <w:rFonts w:ascii="Arial" w:hAnsi="Arial" w:cs="Arial"/>
        </w:rPr>
        <w:t xml:space="preserve">o </w:t>
      </w:r>
      <w:r w:rsidR="00DE7502" w:rsidRPr="00597222">
        <w:rPr>
          <w:rFonts w:ascii="Arial" w:hAnsi="Arial" w:cs="Arial"/>
          <w:b/>
          <w:bCs/>
        </w:rPr>
        <w:t>APP - {"</w:t>
      </w:r>
      <w:r w:rsidR="001E5F2F" w:rsidRPr="00597222">
        <w:rPr>
          <w:rFonts w:ascii="Arial" w:hAnsi="Arial" w:cs="Arial"/>
          <w:b/>
          <w:bCs/>
        </w:rPr>
        <w:t>SaúdeCicloDaVida</w:t>
      </w:r>
      <w:r w:rsidR="00DE7502" w:rsidRPr="00597222">
        <w:rPr>
          <w:rFonts w:ascii="Arial" w:hAnsi="Arial" w:cs="Arial"/>
          <w:b/>
          <w:bCs/>
        </w:rPr>
        <w:t>"}</w:t>
      </w:r>
      <w:r w:rsidR="00DE7502" w:rsidRPr="00597222">
        <w:rPr>
          <w:rFonts w:ascii="Arial" w:hAnsi="Arial" w:cs="Arial"/>
        </w:rPr>
        <w:t xml:space="preserve">, com </w:t>
      </w:r>
      <w:r w:rsidR="00BA5824" w:rsidRPr="00597222">
        <w:rPr>
          <w:rFonts w:ascii="Arial" w:hAnsi="Arial" w:cs="Arial"/>
        </w:rPr>
        <w:t>desconto, o valor com desconto é de R$ 15,00.</w:t>
      </w:r>
    </w:p>
    <w:p w14:paraId="423CEC30" w14:textId="77777777" w:rsidR="006C598A" w:rsidRPr="00597222" w:rsidRDefault="006C598A" w:rsidP="00C828A8">
      <w:pPr>
        <w:spacing w:after="0" w:line="240" w:lineRule="auto"/>
        <w:jc w:val="both"/>
        <w:rPr>
          <w:rFonts w:ascii="Arial" w:hAnsi="Arial" w:cs="Arial"/>
        </w:rPr>
      </w:pPr>
    </w:p>
    <w:p w14:paraId="79833270" w14:textId="24A1B759" w:rsidR="006C598A" w:rsidRPr="00597222" w:rsidRDefault="006C598A" w:rsidP="00C828A8">
      <w:pPr>
        <w:spacing w:after="0" w:line="240" w:lineRule="auto"/>
        <w:jc w:val="both"/>
        <w:rPr>
          <w:rFonts w:ascii="Arial" w:hAnsi="Arial" w:cs="Arial"/>
        </w:rPr>
      </w:pPr>
      <w:r w:rsidRPr="00597222">
        <w:rPr>
          <w:rFonts w:ascii="Arial" w:hAnsi="Arial" w:cs="Arial"/>
        </w:rPr>
        <w:t>Termos um botão de pânico usado pa</w:t>
      </w:r>
      <w:r w:rsidR="00296E1F" w:rsidRPr="00597222">
        <w:rPr>
          <w:rFonts w:ascii="Arial" w:hAnsi="Arial" w:cs="Arial"/>
        </w:rPr>
        <w:t xml:space="preserve">ra chamar um </w:t>
      </w:r>
      <w:proofErr w:type="spellStart"/>
      <w:r w:rsidR="00296E1F" w:rsidRPr="00597222">
        <w:rPr>
          <w:rFonts w:ascii="Arial" w:hAnsi="Arial" w:cs="Arial"/>
        </w:rPr>
        <w:t>paraente</w:t>
      </w:r>
      <w:proofErr w:type="spellEnd"/>
      <w:r w:rsidR="00296E1F" w:rsidRPr="00597222">
        <w:rPr>
          <w:rFonts w:ascii="Arial" w:hAnsi="Arial" w:cs="Arial"/>
        </w:rPr>
        <w:t xml:space="preserve"> ou amigo </w:t>
      </w:r>
      <w:proofErr w:type="spellStart"/>
      <w:r w:rsidR="00296E1F" w:rsidRPr="00597222">
        <w:rPr>
          <w:rFonts w:ascii="Arial" w:hAnsi="Arial" w:cs="Arial"/>
        </w:rPr>
        <w:t>casao</w:t>
      </w:r>
      <w:proofErr w:type="spellEnd"/>
      <w:r w:rsidR="00296E1F" w:rsidRPr="00597222">
        <w:rPr>
          <w:rFonts w:ascii="Arial" w:hAnsi="Arial" w:cs="Arial"/>
        </w:rPr>
        <w:t xml:space="preserve"> estejamos passando </w:t>
      </w:r>
      <w:proofErr w:type="spellStart"/>
      <w:r w:rsidR="00296E1F" w:rsidRPr="00597222">
        <w:rPr>
          <w:rFonts w:ascii="Arial" w:hAnsi="Arial" w:cs="Arial"/>
        </w:rPr>
        <w:t>mau</w:t>
      </w:r>
      <w:proofErr w:type="spellEnd"/>
      <w:r w:rsidR="00296E1F" w:rsidRPr="00597222">
        <w:rPr>
          <w:rFonts w:ascii="Arial" w:hAnsi="Arial" w:cs="Arial"/>
        </w:rPr>
        <w:t xml:space="preserve">, mas também </w:t>
      </w:r>
      <w:proofErr w:type="spellStart"/>
      <w:r w:rsidR="00296E1F" w:rsidRPr="00597222">
        <w:rPr>
          <w:rFonts w:ascii="Arial" w:hAnsi="Arial" w:cs="Arial"/>
        </w:rPr>
        <w:t>poser</w:t>
      </w:r>
      <w:proofErr w:type="spellEnd"/>
      <w:r w:rsidR="00296E1F" w:rsidRPr="00597222">
        <w:rPr>
          <w:rFonts w:ascii="Arial" w:hAnsi="Arial" w:cs="Arial"/>
        </w:rPr>
        <w:t xml:space="preserve"> usado como pedido de socorro para uma situação inusita</w:t>
      </w:r>
      <w:r w:rsidR="00313D26" w:rsidRPr="00597222">
        <w:rPr>
          <w:rFonts w:ascii="Arial" w:hAnsi="Arial" w:cs="Arial"/>
        </w:rPr>
        <w:t>da, caso aconteça algo fora do padrão</w:t>
      </w:r>
      <w:r w:rsidR="00404EE3" w:rsidRPr="00597222">
        <w:rPr>
          <w:rFonts w:ascii="Arial" w:hAnsi="Arial" w:cs="Arial"/>
        </w:rPr>
        <w:t>.</w:t>
      </w:r>
    </w:p>
    <w:p w14:paraId="72270BF3" w14:textId="77777777" w:rsidR="006C598A" w:rsidRPr="00597222" w:rsidRDefault="006C598A" w:rsidP="00C828A8">
      <w:pPr>
        <w:spacing w:after="0" w:line="240" w:lineRule="auto"/>
        <w:jc w:val="both"/>
        <w:rPr>
          <w:rFonts w:ascii="Arial" w:hAnsi="Arial" w:cs="Arial"/>
        </w:rPr>
      </w:pPr>
    </w:p>
    <w:p w14:paraId="2EEDA646" w14:textId="77777777" w:rsidR="00BA5824" w:rsidRPr="00597222" w:rsidRDefault="00BA5824" w:rsidP="00C828A8">
      <w:pPr>
        <w:spacing w:after="0" w:line="240" w:lineRule="auto"/>
        <w:jc w:val="both"/>
        <w:rPr>
          <w:rFonts w:ascii="Arial" w:hAnsi="Arial" w:cs="Arial"/>
        </w:rPr>
      </w:pPr>
    </w:p>
    <w:p w14:paraId="2A5620F7" w14:textId="08952F84" w:rsidR="006D5DD8" w:rsidRPr="00597222" w:rsidRDefault="006D5DD8" w:rsidP="00C828A8">
      <w:pPr>
        <w:spacing w:after="0" w:line="240" w:lineRule="auto"/>
        <w:jc w:val="both"/>
        <w:rPr>
          <w:rFonts w:ascii="Arial" w:hAnsi="Arial" w:cs="Arial"/>
          <w:lang w:val="en-US"/>
        </w:rPr>
      </w:pPr>
      <w:r w:rsidRPr="00597222">
        <w:rPr>
          <w:rFonts w:ascii="Arial" w:hAnsi="Arial" w:cs="Arial"/>
          <w:highlight w:val="yellow"/>
          <w:lang w:val="en-US"/>
        </w:rPr>
        <w:t>==============================================================================</w:t>
      </w:r>
    </w:p>
    <w:p w14:paraId="3D0BE096" w14:textId="77777777" w:rsidR="006D5DD8" w:rsidRPr="00597222" w:rsidRDefault="006D5DD8" w:rsidP="006D5DD8">
      <w:pPr>
        <w:spacing w:after="0" w:line="240" w:lineRule="auto"/>
        <w:jc w:val="both"/>
        <w:rPr>
          <w:rFonts w:ascii="Arial" w:hAnsi="Arial" w:cs="Arial"/>
          <w:lang w:val="en-US"/>
        </w:rPr>
      </w:pPr>
      <w:r w:rsidRPr="00597222">
        <w:rPr>
          <w:rFonts w:ascii="Arial" w:hAnsi="Arial" w:cs="Arial"/>
          <w:highlight w:val="yellow"/>
          <w:lang w:val="en-US"/>
        </w:rPr>
        <w:t>==============================================================================</w:t>
      </w:r>
    </w:p>
    <w:p w14:paraId="0B03AEE5" w14:textId="77777777" w:rsidR="00BA5824" w:rsidRPr="00597222" w:rsidRDefault="00BA5824" w:rsidP="003D12F2">
      <w:pPr>
        <w:spacing w:after="0" w:line="240" w:lineRule="auto"/>
        <w:rPr>
          <w:rFonts w:ascii="Arial" w:hAnsi="Arial" w:cs="Arial"/>
          <w:lang w:val="en-US"/>
        </w:rPr>
      </w:pPr>
    </w:p>
    <w:p w14:paraId="2C8CC2BD" w14:textId="77777777" w:rsidR="003D12F2" w:rsidRPr="00597222" w:rsidRDefault="003D12F2" w:rsidP="003D12F2">
      <w:pPr>
        <w:spacing w:after="0" w:line="240" w:lineRule="auto"/>
        <w:rPr>
          <w:rFonts w:ascii="Arial" w:hAnsi="Arial" w:cs="Arial"/>
          <w:b/>
          <w:bCs/>
          <w:lang w:val="en-US"/>
        </w:rPr>
      </w:pPr>
      <w:r w:rsidRPr="00597222">
        <w:rPr>
          <w:rFonts w:ascii="Arial" w:hAnsi="Arial" w:cs="Arial"/>
          <w:b/>
          <w:bCs/>
          <w:lang w:val="en-US"/>
        </w:rPr>
        <w:t>AI Overview</w:t>
      </w:r>
    </w:p>
    <w:p w14:paraId="2F179365" w14:textId="77777777" w:rsidR="003D12F2" w:rsidRPr="00597222" w:rsidRDefault="003D12F2" w:rsidP="003D12F2">
      <w:pPr>
        <w:spacing w:after="0" w:line="240" w:lineRule="auto"/>
        <w:rPr>
          <w:rFonts w:ascii="Arial" w:hAnsi="Arial" w:cs="Arial"/>
          <w:lang w:val="en-US"/>
        </w:rPr>
      </w:pPr>
      <w:r w:rsidRPr="00597222">
        <w:rPr>
          <w:rFonts w:ascii="Arial" w:hAnsi="Arial" w:cs="Arial"/>
          <w:lang w:val="en-US"/>
        </w:rPr>
        <w:t>HealthKit e Google Fit</w:t>
      </w:r>
    </w:p>
    <w:p w14:paraId="367E4F27" w14:textId="77777777" w:rsidR="003D12F2" w:rsidRPr="00597222" w:rsidRDefault="003D12F2" w:rsidP="003D12F2">
      <w:pPr>
        <w:spacing w:after="0" w:line="240" w:lineRule="auto"/>
        <w:rPr>
          <w:rFonts w:ascii="Arial" w:hAnsi="Arial" w:cs="Arial"/>
        </w:rPr>
      </w:pPr>
      <w:r w:rsidRPr="00597222">
        <w:rPr>
          <w:rFonts w:ascii="Arial" w:hAnsi="Arial" w:cs="Arial"/>
          <w:lang w:val="en-US"/>
        </w:rPr>
        <w:t> </w:t>
      </w:r>
      <w:r w:rsidRPr="00597222">
        <w:rPr>
          <w:rFonts w:ascii="Arial" w:hAnsi="Arial" w:cs="Arial"/>
        </w:rPr>
        <w:t xml:space="preserve">são plataformas digitais que servem como repositórios centralizados para dados de saúde e fitness, permitindo que utilizadores e aplicações partilhem e gerenciem estas informações de forma padronizada. O </w:t>
      </w:r>
      <w:proofErr w:type="spellStart"/>
      <w:r w:rsidRPr="00597222">
        <w:rPr>
          <w:rFonts w:ascii="Arial" w:hAnsi="Arial" w:cs="Arial"/>
        </w:rPr>
        <w:t>HealthKit</w:t>
      </w:r>
      <w:proofErr w:type="spellEnd"/>
      <w:r w:rsidRPr="00597222">
        <w:rPr>
          <w:rFonts w:ascii="Arial" w:hAnsi="Arial" w:cs="Arial"/>
        </w:rPr>
        <w:t xml:space="preserve"> é a plataforma da Apple, utilizada em dispositivos iOS, enquanto o Google Fit funciona no ecossistema Android, embora também esteja disponível para iOS, e ambos integram dados de smartwatches, telemóveis e outras aplicações de saúde. </w:t>
      </w:r>
    </w:p>
    <w:p w14:paraId="03249F08" w14:textId="77777777" w:rsidR="00807A17" w:rsidRPr="00597222" w:rsidRDefault="00807A17" w:rsidP="003D12F2">
      <w:pPr>
        <w:spacing w:after="0" w:line="240" w:lineRule="auto"/>
        <w:rPr>
          <w:rFonts w:ascii="Arial" w:hAnsi="Arial" w:cs="Arial"/>
          <w:b/>
          <w:bCs/>
        </w:rPr>
      </w:pPr>
    </w:p>
    <w:p w14:paraId="26AF4D42" w14:textId="3F8C444A" w:rsidR="003D12F2" w:rsidRPr="00597222" w:rsidRDefault="003D12F2" w:rsidP="003D12F2">
      <w:pPr>
        <w:spacing w:after="0" w:line="240" w:lineRule="auto"/>
        <w:rPr>
          <w:rFonts w:ascii="Arial" w:hAnsi="Arial" w:cs="Arial"/>
        </w:rPr>
      </w:pPr>
      <w:proofErr w:type="spellStart"/>
      <w:r w:rsidRPr="00597222">
        <w:rPr>
          <w:rFonts w:ascii="Arial" w:hAnsi="Arial" w:cs="Arial"/>
          <w:b/>
          <w:bCs/>
        </w:rPr>
        <w:t>HealthKit</w:t>
      </w:r>
      <w:proofErr w:type="spellEnd"/>
      <w:r w:rsidRPr="00597222">
        <w:rPr>
          <w:rFonts w:ascii="Arial" w:hAnsi="Arial" w:cs="Arial"/>
          <w:b/>
          <w:bCs/>
        </w:rPr>
        <w:t xml:space="preserve"> (Apple)</w:t>
      </w:r>
    </w:p>
    <w:p w14:paraId="2E339865" w14:textId="77777777" w:rsidR="003D12F2" w:rsidRPr="00597222" w:rsidRDefault="003D12F2" w:rsidP="003D12F2">
      <w:pPr>
        <w:numPr>
          <w:ilvl w:val="0"/>
          <w:numId w:val="40"/>
        </w:numPr>
        <w:spacing w:after="0" w:line="240" w:lineRule="auto"/>
        <w:rPr>
          <w:rFonts w:ascii="Arial" w:hAnsi="Arial" w:cs="Arial"/>
        </w:rPr>
      </w:pPr>
      <w:proofErr w:type="spellStart"/>
      <w:r w:rsidRPr="00597222">
        <w:rPr>
          <w:rFonts w:ascii="Arial" w:hAnsi="Arial" w:cs="Arial"/>
          <w:b/>
          <w:bCs/>
        </w:rPr>
        <w:t>Plataforma:</w:t>
      </w:r>
      <w:r w:rsidRPr="00597222">
        <w:rPr>
          <w:rFonts w:ascii="Arial" w:hAnsi="Arial" w:cs="Arial"/>
        </w:rPr>
        <w:t>É</w:t>
      </w:r>
      <w:proofErr w:type="spellEnd"/>
      <w:r w:rsidRPr="00597222">
        <w:rPr>
          <w:rFonts w:ascii="Arial" w:hAnsi="Arial" w:cs="Arial"/>
        </w:rPr>
        <w:t xml:space="preserve"> um sistema nativo dos dispositivos Apple (iPhone, iPad, Apple </w:t>
      </w:r>
      <w:proofErr w:type="spellStart"/>
      <w:r w:rsidRPr="00597222">
        <w:rPr>
          <w:rFonts w:ascii="Arial" w:hAnsi="Arial" w:cs="Arial"/>
        </w:rPr>
        <w:t>Watch</w:t>
      </w:r>
      <w:proofErr w:type="spellEnd"/>
      <w:r w:rsidRPr="00597222">
        <w:rPr>
          <w:rFonts w:ascii="Arial" w:hAnsi="Arial" w:cs="Arial"/>
        </w:rPr>
        <w:t>). </w:t>
      </w:r>
    </w:p>
    <w:p w14:paraId="0C6A361B" w14:textId="77777777" w:rsidR="003D12F2" w:rsidRPr="00597222" w:rsidRDefault="003D12F2" w:rsidP="003D12F2">
      <w:pPr>
        <w:numPr>
          <w:ilvl w:val="0"/>
          <w:numId w:val="40"/>
        </w:numPr>
        <w:spacing w:after="0" w:line="240" w:lineRule="auto"/>
        <w:rPr>
          <w:rFonts w:ascii="Arial" w:hAnsi="Arial" w:cs="Arial"/>
        </w:rPr>
      </w:pPr>
      <w:proofErr w:type="spellStart"/>
      <w:r w:rsidRPr="00597222">
        <w:rPr>
          <w:rFonts w:ascii="Arial" w:hAnsi="Arial" w:cs="Arial"/>
          <w:b/>
          <w:bCs/>
        </w:rPr>
        <w:t>Função:</w:t>
      </w:r>
      <w:r w:rsidRPr="00597222">
        <w:rPr>
          <w:rFonts w:ascii="Arial" w:hAnsi="Arial" w:cs="Arial"/>
        </w:rPr>
        <w:t>Permite</w:t>
      </w:r>
      <w:proofErr w:type="spellEnd"/>
      <w:r w:rsidRPr="00597222">
        <w:rPr>
          <w:rFonts w:ascii="Arial" w:hAnsi="Arial" w:cs="Arial"/>
        </w:rPr>
        <w:t xml:space="preserve"> recolher e armazenar um vasto leque de dados de saúde e fitness, incluindo frequência cardíaca, sono, calorias, passos, e informações de saúde mais específicas. </w:t>
      </w:r>
    </w:p>
    <w:p w14:paraId="61AA745C" w14:textId="77777777" w:rsidR="003D12F2" w:rsidRPr="00597222" w:rsidRDefault="003D12F2" w:rsidP="003D12F2">
      <w:pPr>
        <w:numPr>
          <w:ilvl w:val="0"/>
          <w:numId w:val="40"/>
        </w:numPr>
        <w:spacing w:after="0" w:line="240" w:lineRule="auto"/>
        <w:rPr>
          <w:rFonts w:ascii="Arial" w:hAnsi="Arial" w:cs="Arial"/>
        </w:rPr>
      </w:pPr>
      <w:proofErr w:type="spellStart"/>
      <w:r w:rsidRPr="00597222">
        <w:rPr>
          <w:rFonts w:ascii="Arial" w:hAnsi="Arial" w:cs="Arial"/>
          <w:b/>
          <w:bCs/>
        </w:rPr>
        <w:t>Utilização:</w:t>
      </w:r>
      <w:r w:rsidRPr="00597222">
        <w:rPr>
          <w:rFonts w:ascii="Arial" w:hAnsi="Arial" w:cs="Arial"/>
        </w:rPr>
        <w:t>Os</w:t>
      </w:r>
      <w:proofErr w:type="spellEnd"/>
      <w:r w:rsidRPr="00597222">
        <w:rPr>
          <w:rFonts w:ascii="Arial" w:hAnsi="Arial" w:cs="Arial"/>
        </w:rPr>
        <w:t xml:space="preserve"> dados podem ser acedidos e partilhados entre aplicações de saúde e fitness que utilizam a plataforma </w:t>
      </w:r>
      <w:proofErr w:type="spellStart"/>
      <w:r w:rsidRPr="00597222">
        <w:rPr>
          <w:rFonts w:ascii="Arial" w:hAnsi="Arial" w:cs="Arial"/>
        </w:rPr>
        <w:t>HealthKit</w:t>
      </w:r>
      <w:proofErr w:type="spellEnd"/>
      <w:r w:rsidRPr="00597222">
        <w:rPr>
          <w:rFonts w:ascii="Arial" w:hAnsi="Arial" w:cs="Arial"/>
        </w:rPr>
        <w:t>, com permissão do utilizador. </w:t>
      </w:r>
    </w:p>
    <w:p w14:paraId="4D5135DD" w14:textId="77777777" w:rsidR="00807A17" w:rsidRPr="00597222" w:rsidRDefault="00807A17" w:rsidP="003D12F2">
      <w:pPr>
        <w:spacing w:after="0" w:line="240" w:lineRule="auto"/>
        <w:rPr>
          <w:rFonts w:ascii="Arial" w:hAnsi="Arial" w:cs="Arial"/>
          <w:b/>
          <w:bCs/>
        </w:rPr>
      </w:pPr>
    </w:p>
    <w:p w14:paraId="633EE35B" w14:textId="62681096" w:rsidR="003D12F2" w:rsidRPr="00597222" w:rsidRDefault="003D12F2" w:rsidP="003D12F2">
      <w:pPr>
        <w:spacing w:after="0" w:line="240" w:lineRule="auto"/>
        <w:rPr>
          <w:rFonts w:ascii="Arial" w:hAnsi="Arial" w:cs="Arial"/>
        </w:rPr>
      </w:pPr>
      <w:r w:rsidRPr="00597222">
        <w:rPr>
          <w:rFonts w:ascii="Arial" w:hAnsi="Arial" w:cs="Arial"/>
          <w:b/>
          <w:bCs/>
        </w:rPr>
        <w:t>Google Fit (Google)</w:t>
      </w:r>
    </w:p>
    <w:p w14:paraId="7EA51683" w14:textId="77777777" w:rsidR="003D12F2" w:rsidRPr="00597222" w:rsidRDefault="003D12F2" w:rsidP="003D12F2">
      <w:pPr>
        <w:numPr>
          <w:ilvl w:val="0"/>
          <w:numId w:val="41"/>
        </w:numPr>
        <w:spacing w:after="0" w:line="240" w:lineRule="auto"/>
        <w:rPr>
          <w:rFonts w:ascii="Arial" w:hAnsi="Arial" w:cs="Arial"/>
        </w:rPr>
      </w:pPr>
      <w:proofErr w:type="spellStart"/>
      <w:r w:rsidRPr="00597222">
        <w:rPr>
          <w:rFonts w:ascii="Arial" w:hAnsi="Arial" w:cs="Arial"/>
          <w:b/>
          <w:bCs/>
        </w:rPr>
        <w:t>Plataforma:</w:t>
      </w:r>
      <w:r w:rsidRPr="00597222">
        <w:rPr>
          <w:rFonts w:ascii="Arial" w:hAnsi="Arial" w:cs="Arial"/>
        </w:rPr>
        <w:t>Desenvolvido</w:t>
      </w:r>
      <w:proofErr w:type="spellEnd"/>
      <w:r w:rsidRPr="00597222">
        <w:rPr>
          <w:rFonts w:ascii="Arial" w:hAnsi="Arial" w:cs="Arial"/>
        </w:rPr>
        <w:t xml:space="preserve"> pelo Google, está presente em dispositivos Android </w:t>
      </w:r>
      <w:proofErr w:type="gramStart"/>
      <w:r w:rsidRPr="00597222">
        <w:rPr>
          <w:rFonts w:ascii="Arial" w:hAnsi="Arial" w:cs="Arial"/>
        </w:rPr>
        <w:t>e também</w:t>
      </w:r>
      <w:proofErr w:type="gramEnd"/>
      <w:r w:rsidRPr="00597222">
        <w:rPr>
          <w:rFonts w:ascii="Arial" w:hAnsi="Arial" w:cs="Arial"/>
        </w:rPr>
        <w:t xml:space="preserve"> funciona em iOS. </w:t>
      </w:r>
    </w:p>
    <w:p w14:paraId="1E5D947B" w14:textId="77777777" w:rsidR="003D12F2" w:rsidRPr="00597222" w:rsidRDefault="003D12F2" w:rsidP="003D12F2">
      <w:pPr>
        <w:numPr>
          <w:ilvl w:val="0"/>
          <w:numId w:val="41"/>
        </w:numPr>
        <w:spacing w:after="0" w:line="240" w:lineRule="auto"/>
        <w:rPr>
          <w:rFonts w:ascii="Arial" w:hAnsi="Arial" w:cs="Arial"/>
        </w:rPr>
      </w:pPr>
      <w:proofErr w:type="spellStart"/>
      <w:r w:rsidRPr="00597222">
        <w:rPr>
          <w:rFonts w:ascii="Arial" w:hAnsi="Arial" w:cs="Arial"/>
          <w:b/>
          <w:bCs/>
        </w:rPr>
        <w:t>Função:</w:t>
      </w:r>
      <w:r w:rsidRPr="00597222">
        <w:rPr>
          <w:rFonts w:ascii="Arial" w:hAnsi="Arial" w:cs="Arial"/>
        </w:rPr>
        <w:t>Consolida</w:t>
      </w:r>
      <w:proofErr w:type="spellEnd"/>
      <w:r w:rsidRPr="00597222">
        <w:rPr>
          <w:rFonts w:ascii="Arial" w:hAnsi="Arial" w:cs="Arial"/>
        </w:rPr>
        <w:t xml:space="preserve"> dados de fitness de várias fontes, como smartwatches e outras aplicações, permitindo monitorizar atividades, definir metas e acompanhar o progresso físico ao longo do tempo. </w:t>
      </w:r>
    </w:p>
    <w:p w14:paraId="0715F3F3" w14:textId="77777777" w:rsidR="003D12F2" w:rsidRPr="00597222" w:rsidRDefault="003D12F2" w:rsidP="003D12F2">
      <w:pPr>
        <w:numPr>
          <w:ilvl w:val="0"/>
          <w:numId w:val="41"/>
        </w:numPr>
        <w:spacing w:after="0" w:line="240" w:lineRule="auto"/>
        <w:rPr>
          <w:rFonts w:ascii="Arial" w:hAnsi="Arial" w:cs="Arial"/>
        </w:rPr>
      </w:pPr>
      <w:r w:rsidRPr="00597222">
        <w:rPr>
          <w:rFonts w:ascii="Arial" w:hAnsi="Arial" w:cs="Arial"/>
          <w:b/>
          <w:bCs/>
        </w:rPr>
        <w:t xml:space="preserve">Conexão </w:t>
      </w:r>
      <w:proofErr w:type="spellStart"/>
      <w:r w:rsidRPr="00597222">
        <w:rPr>
          <w:rFonts w:ascii="Arial" w:hAnsi="Arial" w:cs="Arial"/>
          <w:b/>
          <w:bCs/>
        </w:rPr>
        <w:t>Saúde:</w:t>
      </w:r>
      <w:r w:rsidRPr="00597222">
        <w:rPr>
          <w:rFonts w:ascii="Arial" w:hAnsi="Arial" w:cs="Arial"/>
        </w:rPr>
        <w:t>O</w:t>
      </w:r>
      <w:proofErr w:type="spellEnd"/>
      <w:r w:rsidRPr="00597222">
        <w:rPr>
          <w:rFonts w:ascii="Arial" w:hAnsi="Arial" w:cs="Arial"/>
        </w:rPr>
        <w:t xml:space="preserve"> Google Fit utiliza a funcionalidade "Conexão Saúde" (Android) para gerir a partilha de dados com outras aplicações de saúde e fitness. </w:t>
      </w:r>
    </w:p>
    <w:p w14:paraId="703C6CC5" w14:textId="77777777" w:rsidR="003D12F2" w:rsidRPr="00597222" w:rsidRDefault="003D12F2" w:rsidP="003D12F2">
      <w:pPr>
        <w:numPr>
          <w:ilvl w:val="0"/>
          <w:numId w:val="41"/>
        </w:numPr>
        <w:spacing w:after="0" w:line="240" w:lineRule="auto"/>
        <w:rPr>
          <w:rFonts w:ascii="Arial" w:hAnsi="Arial" w:cs="Arial"/>
        </w:rPr>
      </w:pPr>
      <w:r w:rsidRPr="00597222">
        <w:rPr>
          <w:rFonts w:ascii="Arial" w:hAnsi="Arial" w:cs="Arial"/>
          <w:b/>
          <w:bCs/>
        </w:rPr>
        <w:t xml:space="preserve">Aplicações </w:t>
      </w:r>
      <w:proofErr w:type="spellStart"/>
      <w:r w:rsidRPr="00597222">
        <w:rPr>
          <w:rFonts w:ascii="Arial" w:hAnsi="Arial" w:cs="Arial"/>
          <w:b/>
          <w:bCs/>
        </w:rPr>
        <w:t>Associadas:</w:t>
      </w:r>
      <w:r w:rsidRPr="00597222">
        <w:rPr>
          <w:rFonts w:ascii="Arial" w:hAnsi="Arial" w:cs="Arial"/>
        </w:rPr>
        <w:t>Através</w:t>
      </w:r>
      <w:proofErr w:type="spellEnd"/>
      <w:r w:rsidRPr="00597222">
        <w:rPr>
          <w:rFonts w:ascii="Arial" w:hAnsi="Arial" w:cs="Arial"/>
        </w:rPr>
        <w:t xml:space="preserve"> de APIs, os desenvolvedores podem criar apps que se ligam ao Google Fit, criando um ecossistema onde os dados são centralizados. </w:t>
      </w:r>
    </w:p>
    <w:p w14:paraId="5925A3F2" w14:textId="77777777" w:rsidR="003D12F2" w:rsidRPr="00597222" w:rsidRDefault="003D12F2" w:rsidP="003D12F2">
      <w:pPr>
        <w:spacing w:after="0" w:line="240" w:lineRule="auto"/>
        <w:rPr>
          <w:rFonts w:ascii="Arial" w:hAnsi="Arial" w:cs="Arial"/>
        </w:rPr>
      </w:pPr>
      <w:r w:rsidRPr="00597222">
        <w:rPr>
          <w:rFonts w:ascii="Arial" w:hAnsi="Arial" w:cs="Arial"/>
          <w:b/>
          <w:bCs/>
        </w:rPr>
        <w:t>Em resumo:</w:t>
      </w:r>
      <w:r w:rsidRPr="00597222">
        <w:rPr>
          <w:rFonts w:ascii="Arial" w:hAnsi="Arial" w:cs="Arial"/>
        </w:rPr>
        <w:br/>
        <w:t xml:space="preserve">São os equivalentes do ecossistema Apple e Google, respetivamente, para a gestão de dados </w:t>
      </w:r>
      <w:r w:rsidRPr="00597222">
        <w:rPr>
          <w:rFonts w:ascii="Arial" w:hAnsi="Arial" w:cs="Arial"/>
        </w:rPr>
        <w:lastRenderedPageBreak/>
        <w:t>de saúde e fitness, oferecendo uma forma para os utilizadores terem os seus dados de saúde num só lugar e para os desenvolvedores integrarem as suas apps com estas plataformas. </w:t>
      </w:r>
    </w:p>
    <w:p w14:paraId="7ED14DC5" w14:textId="77777777" w:rsidR="003D12F2" w:rsidRPr="00597222" w:rsidRDefault="003D12F2" w:rsidP="003D12F2">
      <w:pPr>
        <w:spacing w:after="0" w:line="240" w:lineRule="auto"/>
        <w:rPr>
          <w:rFonts w:ascii="Arial" w:hAnsi="Arial" w:cs="Arial"/>
        </w:rPr>
      </w:pPr>
    </w:p>
    <w:p w14:paraId="55947136" w14:textId="45F0BFED" w:rsidR="003D12F2" w:rsidRPr="00597222" w:rsidRDefault="00852F91" w:rsidP="003D12F2">
      <w:pPr>
        <w:spacing w:after="0" w:line="240" w:lineRule="auto"/>
        <w:rPr>
          <w:rFonts w:ascii="Arial" w:hAnsi="Arial" w:cs="Arial"/>
        </w:rPr>
      </w:pPr>
      <w:r w:rsidRPr="00597222">
        <w:rPr>
          <w:rFonts w:ascii="Arial" w:hAnsi="Arial" w:cs="Arial"/>
        </w:rPr>
        <w:t>===============================================================================</w:t>
      </w:r>
    </w:p>
    <w:p w14:paraId="2576C04F" w14:textId="77777777" w:rsidR="003D12F2" w:rsidRPr="00597222" w:rsidRDefault="003D12F2" w:rsidP="003D12F2">
      <w:pPr>
        <w:spacing w:after="0" w:line="240" w:lineRule="auto"/>
        <w:rPr>
          <w:rFonts w:ascii="Arial" w:hAnsi="Arial" w:cs="Arial"/>
        </w:rPr>
      </w:pPr>
    </w:p>
    <w:p w14:paraId="6E034BAE" w14:textId="0F6C9C36" w:rsidR="003D12F2" w:rsidRPr="00597222" w:rsidRDefault="00852F91" w:rsidP="00852F91">
      <w:pPr>
        <w:spacing w:after="0" w:line="240" w:lineRule="auto"/>
        <w:jc w:val="both"/>
        <w:rPr>
          <w:rFonts w:ascii="Arial" w:hAnsi="Arial" w:cs="Arial"/>
        </w:rPr>
      </w:pPr>
      <w:r w:rsidRPr="00597222">
        <w:rPr>
          <w:rFonts w:ascii="Arial" w:hAnsi="Arial" w:cs="Arial"/>
        </w:rPr>
        <w:t>Preciso que você faça este processo comigo {'passo a passo, linha por linha, comando por comando, toda e qualquer ações de forma extremamente detalhada em seus mínimos detalhes"}, como por exemplo na hora de criar o arquivo vamos fazer {"passo a passo, linha por linha, comando por comando, toda e qualquer ações de forma extremamente detalhada em seus mínimos detalhes"}, como por exemplo na hora de criar uma pasta vamos fazer {"passo a passo, linha por linha, comando por comando, toda e qualquer ações de forma extremamente detalhada em seus mínimos detalhes"},</w:t>
      </w:r>
    </w:p>
    <w:p w14:paraId="67404617" w14:textId="77777777" w:rsidR="004F5BB5" w:rsidRPr="00597222" w:rsidRDefault="004F5BB5" w:rsidP="004F5BB5">
      <w:pPr>
        <w:spacing w:after="0" w:line="240" w:lineRule="auto"/>
        <w:rPr>
          <w:rFonts w:ascii="Arial" w:hAnsi="Arial" w:cs="Arial"/>
        </w:rPr>
      </w:pPr>
    </w:p>
    <w:p w14:paraId="27CDC642" w14:textId="77777777" w:rsidR="004F5BB5" w:rsidRPr="00597222" w:rsidRDefault="004F5BB5" w:rsidP="004F5BB5">
      <w:pPr>
        <w:spacing w:after="0" w:line="240" w:lineRule="auto"/>
        <w:rPr>
          <w:rFonts w:ascii="Arial" w:hAnsi="Arial" w:cs="Arial"/>
        </w:rPr>
      </w:pPr>
      <w:r w:rsidRPr="00597222">
        <w:rPr>
          <w:rFonts w:ascii="Arial" w:hAnsi="Arial" w:cs="Arial"/>
        </w:rPr>
        <w:t>===============================================================================</w:t>
      </w:r>
    </w:p>
    <w:p w14:paraId="59D3FD67" w14:textId="77777777" w:rsidR="004F5BB5" w:rsidRPr="00597222" w:rsidRDefault="004F5BB5" w:rsidP="00852F91">
      <w:pPr>
        <w:spacing w:after="0" w:line="240" w:lineRule="auto"/>
        <w:jc w:val="both"/>
        <w:rPr>
          <w:rFonts w:ascii="Arial" w:hAnsi="Arial" w:cs="Arial"/>
        </w:rPr>
      </w:pPr>
    </w:p>
    <w:p w14:paraId="73E97A16" w14:textId="4F02A62C" w:rsidR="004F5BB5" w:rsidRPr="00597222" w:rsidRDefault="004F5BB5" w:rsidP="00852F91">
      <w:pPr>
        <w:spacing w:after="0" w:line="240" w:lineRule="auto"/>
        <w:jc w:val="both"/>
        <w:rPr>
          <w:rFonts w:ascii="Arial" w:hAnsi="Arial" w:cs="Arial"/>
        </w:rPr>
      </w:pPr>
      <w:r w:rsidRPr="00597222">
        <w:rPr>
          <w:rFonts w:ascii="Arial" w:hAnsi="Arial" w:cs="Arial"/>
        </w:rPr>
        <w:t xml:space="preserve">Dúvida, não estou achando as pastas (diretórios), arquivos (nenhum tipo de arquivo), temos como com base nas informações aqui geradas começar do zero, do extremamente zero, pegar os documentos gerados (todos os tipos), recopila-os um a um, e começar fazer tudo novamente e a cada modulo pronto fazer um Checkpoint a cada módulo finalizado, não é recriar tudo novamente e pegar tudo que já foi feito extremamente em sua ardem cronológica, fazer e documentar, o que você acha, sabendo que o nome do app é </w:t>
      </w:r>
      <w:r w:rsidRPr="00597222">
        <w:rPr>
          <w:rFonts w:ascii="Arial" w:hAnsi="Arial" w:cs="Arial"/>
          <w:b/>
          <w:bCs/>
        </w:rPr>
        <w:t>{"SaudeCicloDaVida"}</w:t>
      </w:r>
      <w:r w:rsidRPr="00597222">
        <w:rPr>
          <w:rFonts w:ascii="Arial" w:hAnsi="Arial" w:cs="Arial"/>
        </w:rPr>
        <w:t xml:space="preserve">, e seu armazenamento será em </w:t>
      </w:r>
      <w:r w:rsidRPr="00597222">
        <w:rPr>
          <w:rFonts w:ascii="Arial" w:hAnsi="Arial" w:cs="Arial"/>
          <w:b/>
          <w:bCs/>
        </w:rPr>
        <w:t>{"C:\Users\joaqu\OneDrive\Projetos\SaudeCicloDaVida}</w:t>
      </w:r>
      <w:r w:rsidRPr="00597222">
        <w:rPr>
          <w:rFonts w:ascii="Arial" w:hAnsi="Arial" w:cs="Arial"/>
        </w:rPr>
        <w:t>, preciso de uma resposta extremamente técnica, sabendo da sua qualidade profissional "DEV Sênior Full Stack", espero esta resposta neste padrão.</w:t>
      </w:r>
    </w:p>
    <w:p w14:paraId="12870604" w14:textId="77777777" w:rsidR="00D35B11" w:rsidRPr="00597222" w:rsidRDefault="00D35B11" w:rsidP="00D35B11">
      <w:pPr>
        <w:spacing w:after="0" w:line="240" w:lineRule="auto"/>
        <w:rPr>
          <w:rFonts w:ascii="Arial" w:hAnsi="Arial" w:cs="Arial"/>
        </w:rPr>
      </w:pPr>
    </w:p>
    <w:p w14:paraId="60FE7ADA" w14:textId="77777777" w:rsidR="00D35B11" w:rsidRPr="00597222" w:rsidRDefault="00D35B11" w:rsidP="00D35B11">
      <w:pPr>
        <w:spacing w:after="0" w:line="240" w:lineRule="auto"/>
        <w:rPr>
          <w:rFonts w:ascii="Arial" w:hAnsi="Arial" w:cs="Arial"/>
        </w:rPr>
      </w:pPr>
      <w:r w:rsidRPr="00597222">
        <w:rPr>
          <w:rFonts w:ascii="Arial" w:hAnsi="Arial" w:cs="Arial"/>
        </w:rPr>
        <w:t>===============================================================================</w:t>
      </w:r>
    </w:p>
    <w:p w14:paraId="16806B72" w14:textId="77777777" w:rsidR="00FE1F61" w:rsidRPr="00597222" w:rsidRDefault="00FE1F61" w:rsidP="00852F91">
      <w:pPr>
        <w:spacing w:after="0" w:line="240" w:lineRule="auto"/>
        <w:jc w:val="both"/>
        <w:rPr>
          <w:rFonts w:ascii="Arial" w:hAnsi="Arial" w:cs="Arial"/>
        </w:rPr>
      </w:pPr>
    </w:p>
    <w:p w14:paraId="530E6A86" w14:textId="5E326726" w:rsidR="005A377A" w:rsidRPr="00597222" w:rsidRDefault="005A377A" w:rsidP="00852F91">
      <w:pPr>
        <w:spacing w:after="0" w:line="240" w:lineRule="auto"/>
        <w:jc w:val="both"/>
        <w:rPr>
          <w:rFonts w:ascii="Arial" w:hAnsi="Arial" w:cs="Arial"/>
        </w:rPr>
      </w:pPr>
      <w:r w:rsidRPr="00597222">
        <w:rPr>
          <w:rFonts w:ascii="Arial" w:hAnsi="Arial" w:cs="Arial"/>
        </w:rPr>
        <w:t xml:space="preserve">Não concordo, vamos adotar outro critério, você me diz o nome do arquivo com sua extensão, você me diz por onde o arquivo vai ser gerado, você me diz </w:t>
      </w:r>
      <w:r w:rsidR="003F1395" w:rsidRPr="00597222">
        <w:rPr>
          <w:rFonts w:ascii="Arial" w:hAnsi="Arial" w:cs="Arial"/>
        </w:rPr>
        <w:t xml:space="preserve">a </w:t>
      </w:r>
      <w:r w:rsidRPr="00597222">
        <w:rPr>
          <w:rFonts w:ascii="Arial" w:hAnsi="Arial" w:cs="Arial"/>
        </w:rPr>
        <w:t xml:space="preserve">onde o arquivo vai ser armazenado, depois lista o </w:t>
      </w:r>
      <w:r w:rsidR="003F1395" w:rsidRPr="00597222">
        <w:rPr>
          <w:rFonts w:ascii="Arial" w:hAnsi="Arial" w:cs="Arial"/>
        </w:rPr>
        <w:t>conteúdo</w:t>
      </w:r>
      <w:r w:rsidRPr="00597222">
        <w:rPr>
          <w:rFonts w:ascii="Arial" w:hAnsi="Arial" w:cs="Arial"/>
        </w:rPr>
        <w:t xml:space="preserve"> </w:t>
      </w:r>
      <w:r w:rsidR="003F1395" w:rsidRPr="00597222">
        <w:rPr>
          <w:rFonts w:ascii="Arial" w:hAnsi="Arial" w:cs="Arial"/>
        </w:rPr>
        <w:t xml:space="preserve">que será inserido dentro </w:t>
      </w:r>
      <w:r w:rsidRPr="00597222">
        <w:rPr>
          <w:rFonts w:ascii="Arial" w:hAnsi="Arial" w:cs="Arial"/>
        </w:rPr>
        <w:t>do arquivo</w:t>
      </w:r>
      <w:r w:rsidR="00995E40" w:rsidRPr="00597222">
        <w:rPr>
          <w:rFonts w:ascii="Arial" w:hAnsi="Arial" w:cs="Arial"/>
        </w:rPr>
        <w:t xml:space="preserve"> (seja este arquivo </w:t>
      </w:r>
      <w:r w:rsidR="00DF23BE" w:rsidRPr="00597222">
        <w:rPr>
          <w:rFonts w:ascii="Arial" w:hAnsi="Arial" w:cs="Arial"/>
        </w:rPr>
        <w:t xml:space="preserve">documentação, </w:t>
      </w:r>
      <w:r w:rsidR="00A34B0F" w:rsidRPr="00597222">
        <w:rPr>
          <w:rFonts w:ascii="Arial" w:hAnsi="Arial" w:cs="Arial"/>
        </w:rPr>
        <w:t>imagens,</w:t>
      </w:r>
      <w:r w:rsidR="00323F1A" w:rsidRPr="00597222">
        <w:rPr>
          <w:rFonts w:ascii="Arial" w:hAnsi="Arial" w:cs="Arial"/>
        </w:rPr>
        <w:t xml:space="preserve"> </w:t>
      </w:r>
      <w:r w:rsidR="00DF23BE" w:rsidRPr="00597222">
        <w:rPr>
          <w:rFonts w:ascii="Arial" w:hAnsi="Arial" w:cs="Arial"/>
        </w:rPr>
        <w:t>logica</w:t>
      </w:r>
      <w:r w:rsidR="00323F1A" w:rsidRPr="00597222">
        <w:rPr>
          <w:rFonts w:ascii="Arial" w:hAnsi="Arial" w:cs="Arial"/>
        </w:rPr>
        <w:t xml:space="preserve">, códigos, </w:t>
      </w:r>
      <w:proofErr w:type="gramStart"/>
      <w:r w:rsidR="00323F1A" w:rsidRPr="00597222">
        <w:rPr>
          <w:rFonts w:ascii="Arial" w:hAnsi="Arial" w:cs="Arial"/>
        </w:rPr>
        <w:t xml:space="preserve">links, </w:t>
      </w:r>
      <w:proofErr w:type="spellStart"/>
      <w:r w:rsidR="00323F1A" w:rsidRPr="00597222">
        <w:rPr>
          <w:rFonts w:ascii="Arial" w:hAnsi="Arial" w:cs="Arial"/>
        </w:rPr>
        <w:t>etc</w:t>
      </w:r>
      <w:proofErr w:type="spellEnd"/>
      <w:proofErr w:type="gramEnd"/>
      <w:r w:rsidR="00323F1A" w:rsidRPr="00597222">
        <w:rPr>
          <w:rFonts w:ascii="Arial" w:hAnsi="Arial" w:cs="Arial"/>
        </w:rPr>
        <w:t>). E</w:t>
      </w:r>
      <w:r w:rsidRPr="00597222">
        <w:rPr>
          <w:rFonts w:ascii="Arial" w:hAnsi="Arial" w:cs="Arial"/>
        </w:rPr>
        <w:t xml:space="preserve">ntão eu vou até o diretório onde o arquivo tem que ser gerado, </w:t>
      </w:r>
      <w:r w:rsidR="008006EE" w:rsidRPr="00597222">
        <w:rPr>
          <w:rFonts w:ascii="Arial" w:hAnsi="Arial" w:cs="Arial"/>
        </w:rPr>
        <w:t xml:space="preserve">caso ainda não exista o diretório (me informar com já solicitado), </w:t>
      </w:r>
      <w:r w:rsidRPr="00597222">
        <w:rPr>
          <w:rFonts w:ascii="Arial" w:hAnsi="Arial" w:cs="Arial"/>
        </w:rPr>
        <w:t xml:space="preserve">gero o arquiovo em branco, copio o </w:t>
      </w:r>
      <w:r w:rsidR="00D45237" w:rsidRPr="00597222">
        <w:rPr>
          <w:rFonts w:ascii="Arial" w:hAnsi="Arial" w:cs="Arial"/>
        </w:rPr>
        <w:t>conteúdo</w:t>
      </w:r>
      <w:r w:rsidRPr="00597222">
        <w:rPr>
          <w:rFonts w:ascii="Arial" w:hAnsi="Arial" w:cs="Arial"/>
        </w:rPr>
        <w:t xml:space="preserve"> que você listou para </w:t>
      </w:r>
      <w:r w:rsidR="00D45237" w:rsidRPr="00597222">
        <w:rPr>
          <w:rFonts w:ascii="Arial" w:hAnsi="Arial" w:cs="Arial"/>
        </w:rPr>
        <w:t xml:space="preserve">colocarmos </w:t>
      </w:r>
      <w:r w:rsidRPr="00597222">
        <w:rPr>
          <w:rFonts w:ascii="Arial" w:hAnsi="Arial" w:cs="Arial"/>
        </w:rPr>
        <w:t>dentro do arquivo</w:t>
      </w:r>
      <w:r w:rsidR="00D45237" w:rsidRPr="00597222">
        <w:rPr>
          <w:rFonts w:ascii="Arial" w:hAnsi="Arial" w:cs="Arial"/>
        </w:rPr>
        <w:t xml:space="preserve">, depois </w:t>
      </w:r>
      <w:r w:rsidRPr="00597222">
        <w:rPr>
          <w:rFonts w:ascii="Arial" w:hAnsi="Arial" w:cs="Arial"/>
        </w:rPr>
        <w:t>salvo</w:t>
      </w:r>
      <w:r w:rsidR="00D45237" w:rsidRPr="00597222">
        <w:rPr>
          <w:rFonts w:ascii="Arial" w:hAnsi="Arial" w:cs="Arial"/>
        </w:rPr>
        <w:t xml:space="preserve"> o arquivo, </w:t>
      </w:r>
      <w:r w:rsidRPr="00597222">
        <w:rPr>
          <w:rFonts w:ascii="Arial" w:hAnsi="Arial" w:cs="Arial"/>
        </w:rPr>
        <w:t>então seguimos para o próximo pass</w:t>
      </w:r>
      <w:r w:rsidR="00D45237" w:rsidRPr="00597222">
        <w:rPr>
          <w:rFonts w:ascii="Arial" w:hAnsi="Arial" w:cs="Arial"/>
        </w:rPr>
        <w:t>o</w:t>
      </w:r>
      <w:r w:rsidRPr="00597222">
        <w:rPr>
          <w:rFonts w:ascii="Arial" w:hAnsi="Arial" w:cs="Arial"/>
        </w:rPr>
        <w:t xml:space="preserve">, ou seja, todo vez que </w:t>
      </w:r>
      <w:r w:rsidR="00347665" w:rsidRPr="00597222">
        <w:rPr>
          <w:rFonts w:ascii="Arial" w:hAnsi="Arial" w:cs="Arial"/>
        </w:rPr>
        <w:t xml:space="preserve">tivemos quer criar </w:t>
      </w:r>
      <w:r w:rsidRPr="00597222">
        <w:rPr>
          <w:rFonts w:ascii="Arial" w:hAnsi="Arial" w:cs="Arial"/>
        </w:rPr>
        <w:t>arquivo vamos ado</w:t>
      </w:r>
      <w:r w:rsidR="00347665" w:rsidRPr="00597222">
        <w:rPr>
          <w:rFonts w:ascii="Arial" w:hAnsi="Arial" w:cs="Arial"/>
        </w:rPr>
        <w:t>tar e</w:t>
      </w:r>
      <w:r w:rsidRPr="00597222">
        <w:rPr>
          <w:rFonts w:ascii="Arial" w:hAnsi="Arial" w:cs="Arial"/>
        </w:rPr>
        <w:t>ste mesmo critério, OK</w:t>
      </w:r>
    </w:p>
    <w:p w14:paraId="5AA0FAE3" w14:textId="77777777" w:rsidR="00D35B11" w:rsidRPr="00597222" w:rsidRDefault="00D35B11" w:rsidP="00D35B11">
      <w:pPr>
        <w:spacing w:after="0" w:line="240" w:lineRule="auto"/>
        <w:rPr>
          <w:rFonts w:ascii="Arial" w:hAnsi="Arial" w:cs="Arial"/>
        </w:rPr>
      </w:pPr>
    </w:p>
    <w:p w14:paraId="6CC5CC66" w14:textId="77777777" w:rsidR="00D35B11" w:rsidRPr="00597222" w:rsidRDefault="00D35B11" w:rsidP="00D35B11">
      <w:pPr>
        <w:spacing w:after="0" w:line="240" w:lineRule="auto"/>
        <w:rPr>
          <w:rFonts w:ascii="Arial" w:hAnsi="Arial" w:cs="Arial"/>
        </w:rPr>
      </w:pPr>
      <w:r w:rsidRPr="00597222">
        <w:rPr>
          <w:rFonts w:ascii="Arial" w:hAnsi="Arial" w:cs="Arial"/>
        </w:rPr>
        <w:t>===============================================================================</w:t>
      </w:r>
    </w:p>
    <w:p w14:paraId="7B3F6182" w14:textId="77777777" w:rsidR="00D35B11" w:rsidRPr="00597222" w:rsidRDefault="00D35B11" w:rsidP="00D35B11">
      <w:pPr>
        <w:spacing w:after="0" w:line="240" w:lineRule="auto"/>
        <w:jc w:val="both"/>
        <w:rPr>
          <w:rFonts w:ascii="Arial" w:hAnsi="Arial" w:cs="Arial"/>
        </w:rPr>
      </w:pPr>
    </w:p>
    <w:p w14:paraId="078CE9D8" w14:textId="1E6B6877" w:rsidR="008356FC" w:rsidRPr="00597222" w:rsidRDefault="008356FC" w:rsidP="008356FC">
      <w:pPr>
        <w:spacing w:after="0" w:line="240" w:lineRule="auto"/>
        <w:jc w:val="both"/>
        <w:rPr>
          <w:rFonts w:ascii="Arial" w:hAnsi="Arial" w:cs="Arial"/>
          <w:b/>
          <w:bCs/>
        </w:rPr>
      </w:pPr>
      <w:r w:rsidRPr="00597222">
        <w:rPr>
          <w:rFonts w:ascii="Arial" w:hAnsi="Arial" w:cs="Arial"/>
          <w:b/>
          <w:bCs/>
        </w:rPr>
        <w:t>Prompt para Desenvolvimento do Aplicativo "</w:t>
      </w:r>
      <w:r w:rsidR="008553D9" w:rsidRPr="00597222">
        <w:rPr>
          <w:rFonts w:ascii="Arial" w:hAnsi="Arial" w:cs="Arial"/>
          <w:b/>
          <w:bCs/>
        </w:rPr>
        <w:t>SaudeCicloDaVida</w:t>
      </w:r>
      <w:r w:rsidRPr="00597222">
        <w:rPr>
          <w:rFonts w:ascii="Arial" w:hAnsi="Arial" w:cs="Arial"/>
          <w:b/>
          <w:bCs/>
        </w:rPr>
        <w:t>" (MVP)</w:t>
      </w:r>
    </w:p>
    <w:p w14:paraId="43F3B093" w14:textId="77777777" w:rsidR="008356FC" w:rsidRPr="00597222" w:rsidRDefault="008356FC" w:rsidP="008356FC">
      <w:pPr>
        <w:spacing w:after="0" w:line="240" w:lineRule="auto"/>
        <w:jc w:val="both"/>
        <w:rPr>
          <w:rFonts w:ascii="Arial" w:hAnsi="Arial" w:cs="Arial"/>
        </w:rPr>
      </w:pPr>
      <w:r w:rsidRPr="00597222">
        <w:rPr>
          <w:rFonts w:ascii="Arial" w:hAnsi="Arial" w:cs="Arial"/>
          <w:b/>
          <w:bCs/>
        </w:rPr>
        <w:t>Persona:</w:t>
      </w:r>
      <w:r w:rsidRPr="00597222">
        <w:rPr>
          <w:rFonts w:ascii="Arial" w:hAnsi="Arial" w:cs="Arial"/>
        </w:rPr>
        <w:t xml:space="preserve"> Você é um Arquiteto de Soluções e Desenvolvedor Sênior Full Stack, especialista em criar aplicativos móveis seguros, escaláveis e centrados no usuário, com vasta experiência em tecnologias de saúde (Health Tech).</w:t>
      </w:r>
    </w:p>
    <w:p w14:paraId="76C9DE93" w14:textId="4896A75C" w:rsidR="008356FC" w:rsidRPr="00597222" w:rsidRDefault="008356FC" w:rsidP="008356FC">
      <w:pPr>
        <w:spacing w:after="0" w:line="240" w:lineRule="auto"/>
        <w:jc w:val="both"/>
        <w:rPr>
          <w:rFonts w:ascii="Arial" w:hAnsi="Arial" w:cs="Arial"/>
        </w:rPr>
      </w:pPr>
      <w:r w:rsidRPr="00597222">
        <w:rPr>
          <w:rFonts w:ascii="Arial" w:hAnsi="Arial" w:cs="Arial"/>
          <w:b/>
          <w:bCs/>
        </w:rPr>
        <w:t>Objetivo:</w:t>
      </w:r>
      <w:r w:rsidRPr="00597222">
        <w:rPr>
          <w:rFonts w:ascii="Arial" w:hAnsi="Arial" w:cs="Arial"/>
        </w:rPr>
        <w:t xml:space="preserve"> Desenvolver o código-fonte completo para o MVP (Mínimo Produto Viável) do aplicativo multiplataforma "</w:t>
      </w:r>
      <w:r w:rsidR="008553D9" w:rsidRPr="00597222">
        <w:rPr>
          <w:rFonts w:ascii="Arial" w:hAnsi="Arial" w:cs="Arial"/>
        </w:rPr>
        <w:t>SaudeCicloDaVida</w:t>
      </w:r>
      <w:r w:rsidRPr="00597222">
        <w:rPr>
          <w:rFonts w:ascii="Arial" w:hAnsi="Arial" w:cs="Arial"/>
        </w:rPr>
        <w:t>". O projeto deve ser estruturado para ser robusto, manutenível e pronto para futuras expansões, seguindo as diretrizes técnicas e funcionais abaixo.</w:t>
      </w:r>
    </w:p>
    <w:p w14:paraId="396CB22D" w14:textId="3722E22E" w:rsidR="008356FC" w:rsidRPr="00597222" w:rsidRDefault="008356FC" w:rsidP="008356FC">
      <w:pPr>
        <w:spacing w:after="0" w:line="240" w:lineRule="auto"/>
        <w:jc w:val="both"/>
        <w:rPr>
          <w:rFonts w:ascii="Arial" w:hAnsi="Arial" w:cs="Arial"/>
        </w:rPr>
      </w:pPr>
      <w:r w:rsidRPr="00597222">
        <w:rPr>
          <w:rFonts w:ascii="Arial" w:hAnsi="Arial" w:cs="Arial"/>
          <w:b/>
          <w:bCs/>
        </w:rPr>
        <w:t>Contexto do Projeto:</w:t>
      </w:r>
      <w:r w:rsidRPr="00597222">
        <w:rPr>
          <w:rFonts w:ascii="Arial" w:hAnsi="Arial" w:cs="Arial"/>
        </w:rPr>
        <w:t xml:space="preserve"> O "</w:t>
      </w:r>
      <w:r w:rsidR="008553D9" w:rsidRPr="00597222">
        <w:rPr>
          <w:rFonts w:ascii="Arial" w:hAnsi="Arial" w:cs="Arial"/>
        </w:rPr>
        <w:t>SaudeCicloDaVida</w:t>
      </w:r>
      <w:r w:rsidRPr="00597222">
        <w:rPr>
          <w:rFonts w:ascii="Arial" w:hAnsi="Arial" w:cs="Arial"/>
        </w:rPr>
        <w:t>" é um aplicativo de gestão de saúde pessoal que visa empoderar os usuários no controle de suas rotinas médicas, promover a adesão a tratamentos e oferecer um sistema de resposta a emergências.</w:t>
      </w:r>
    </w:p>
    <w:p w14:paraId="19FC3D18" w14:textId="77777777" w:rsidR="008356FC" w:rsidRPr="00597222" w:rsidRDefault="008356FC" w:rsidP="008356FC">
      <w:pPr>
        <w:spacing w:after="0" w:line="240" w:lineRule="auto"/>
        <w:jc w:val="both"/>
        <w:rPr>
          <w:rFonts w:ascii="Arial" w:hAnsi="Arial" w:cs="Arial"/>
          <w:b/>
          <w:bCs/>
        </w:rPr>
      </w:pPr>
      <w:r w:rsidRPr="00597222">
        <w:rPr>
          <w:rFonts w:ascii="Arial" w:hAnsi="Arial" w:cs="Arial"/>
          <w:b/>
          <w:bCs/>
        </w:rPr>
        <w:t>1. Stack Tecnológica (Tech Stack)</w:t>
      </w:r>
    </w:p>
    <w:p w14:paraId="7CC085E6" w14:textId="77777777" w:rsidR="008356FC" w:rsidRPr="00597222" w:rsidRDefault="008356FC" w:rsidP="00FA0AB3">
      <w:pPr>
        <w:numPr>
          <w:ilvl w:val="0"/>
          <w:numId w:val="42"/>
        </w:numPr>
        <w:spacing w:after="0" w:line="240" w:lineRule="auto"/>
        <w:jc w:val="both"/>
        <w:rPr>
          <w:rFonts w:ascii="Arial" w:hAnsi="Arial" w:cs="Arial"/>
        </w:rPr>
      </w:pPr>
      <w:r w:rsidRPr="00597222">
        <w:rPr>
          <w:rFonts w:ascii="Arial" w:hAnsi="Arial" w:cs="Arial"/>
          <w:b/>
          <w:bCs/>
        </w:rPr>
        <w:lastRenderedPageBreak/>
        <w:t>Frontend (Mobile):</w:t>
      </w:r>
      <w:r w:rsidRPr="00597222">
        <w:rPr>
          <w:rFonts w:ascii="Arial" w:hAnsi="Arial" w:cs="Arial"/>
        </w:rPr>
        <w:t> </w:t>
      </w:r>
      <w:proofErr w:type="spellStart"/>
      <w:r w:rsidRPr="00597222">
        <w:rPr>
          <w:rFonts w:ascii="Arial" w:hAnsi="Arial" w:cs="Arial"/>
        </w:rPr>
        <w:t>Flutter</w:t>
      </w:r>
      <w:proofErr w:type="spellEnd"/>
      <w:r w:rsidRPr="00597222">
        <w:rPr>
          <w:rFonts w:ascii="Arial" w:hAnsi="Arial" w:cs="Arial"/>
        </w:rPr>
        <w:t xml:space="preserve"> (versão 3.x ou superior) para garantir uma base de código única para iOS e Android.</w:t>
      </w:r>
    </w:p>
    <w:p w14:paraId="00DDD400" w14:textId="77777777" w:rsidR="008356FC" w:rsidRPr="00597222" w:rsidRDefault="008356FC" w:rsidP="00FA0AB3">
      <w:pPr>
        <w:numPr>
          <w:ilvl w:val="0"/>
          <w:numId w:val="42"/>
        </w:numPr>
        <w:spacing w:after="0" w:line="240" w:lineRule="auto"/>
        <w:jc w:val="both"/>
        <w:rPr>
          <w:rFonts w:ascii="Arial" w:hAnsi="Arial" w:cs="Arial"/>
        </w:rPr>
      </w:pPr>
      <w:r w:rsidRPr="00597222">
        <w:rPr>
          <w:rFonts w:ascii="Arial" w:hAnsi="Arial" w:cs="Arial"/>
          <w:b/>
          <w:bCs/>
        </w:rPr>
        <w:t>Backend:</w:t>
      </w:r>
      <w:r w:rsidRPr="00597222">
        <w:rPr>
          <w:rFonts w:ascii="Arial" w:hAnsi="Arial" w:cs="Arial"/>
        </w:rPr>
        <w:t xml:space="preserve"> Node.js com </w:t>
      </w:r>
      <w:proofErr w:type="spellStart"/>
      <w:r w:rsidRPr="00597222">
        <w:rPr>
          <w:rFonts w:ascii="Arial" w:hAnsi="Arial" w:cs="Arial"/>
        </w:rPr>
        <w:t>TypeScript</w:t>
      </w:r>
      <w:proofErr w:type="spellEnd"/>
      <w:r w:rsidRPr="00597222">
        <w:rPr>
          <w:rFonts w:ascii="Arial" w:hAnsi="Arial" w:cs="Arial"/>
        </w:rPr>
        <w:t xml:space="preserve">, utilizando o framework </w:t>
      </w:r>
      <w:proofErr w:type="spellStart"/>
      <w:r w:rsidRPr="00597222">
        <w:rPr>
          <w:rFonts w:ascii="Arial" w:hAnsi="Arial" w:cs="Arial"/>
        </w:rPr>
        <w:t>NestJS</w:t>
      </w:r>
      <w:proofErr w:type="spellEnd"/>
      <w:r w:rsidRPr="00597222">
        <w:rPr>
          <w:rFonts w:ascii="Arial" w:hAnsi="Arial" w:cs="Arial"/>
        </w:rPr>
        <w:t xml:space="preserve"> para uma arquitetura modular e escalável.</w:t>
      </w:r>
    </w:p>
    <w:p w14:paraId="591AB8D3" w14:textId="77777777" w:rsidR="008356FC" w:rsidRPr="00597222" w:rsidRDefault="008356FC" w:rsidP="00FA0AB3">
      <w:pPr>
        <w:numPr>
          <w:ilvl w:val="0"/>
          <w:numId w:val="42"/>
        </w:numPr>
        <w:spacing w:after="0" w:line="240" w:lineRule="auto"/>
        <w:jc w:val="both"/>
        <w:rPr>
          <w:rFonts w:ascii="Arial" w:hAnsi="Arial" w:cs="Arial"/>
        </w:rPr>
      </w:pPr>
      <w:r w:rsidRPr="00597222">
        <w:rPr>
          <w:rFonts w:ascii="Arial" w:hAnsi="Arial" w:cs="Arial"/>
          <w:b/>
          <w:bCs/>
        </w:rPr>
        <w:t>Banco de Dados:</w:t>
      </w:r>
      <w:r w:rsidRPr="00597222">
        <w:rPr>
          <w:rFonts w:ascii="Arial" w:hAnsi="Arial" w:cs="Arial"/>
        </w:rPr>
        <w:t> PostgreSQL para dados relacionais e estruturados (perfis, medicamentos, consultas).</w:t>
      </w:r>
    </w:p>
    <w:p w14:paraId="713152AA" w14:textId="77777777" w:rsidR="008356FC" w:rsidRPr="00597222" w:rsidRDefault="008356FC" w:rsidP="00FA0AB3">
      <w:pPr>
        <w:numPr>
          <w:ilvl w:val="0"/>
          <w:numId w:val="42"/>
        </w:numPr>
        <w:spacing w:after="0" w:line="240" w:lineRule="auto"/>
        <w:jc w:val="both"/>
        <w:rPr>
          <w:rFonts w:ascii="Arial" w:hAnsi="Arial" w:cs="Arial"/>
        </w:rPr>
      </w:pPr>
      <w:r w:rsidRPr="00597222">
        <w:rPr>
          <w:rFonts w:ascii="Arial" w:hAnsi="Arial" w:cs="Arial"/>
          <w:b/>
          <w:bCs/>
        </w:rPr>
        <w:t>Infraestrutura e Deploy:</w:t>
      </w:r>
      <w:r w:rsidRPr="00597222">
        <w:rPr>
          <w:rFonts w:ascii="Arial" w:hAnsi="Arial" w:cs="Arial"/>
        </w:rPr>
        <w:t> Docker para conteinerização do backend. Forneça os arquivos </w:t>
      </w:r>
      <w:proofErr w:type="spellStart"/>
      <w:r w:rsidRPr="00597222">
        <w:rPr>
          <w:rFonts w:ascii="Arial" w:hAnsi="Arial" w:cs="Arial"/>
        </w:rPr>
        <w:t>Dockerfile</w:t>
      </w:r>
      <w:proofErr w:type="spellEnd"/>
      <w:r w:rsidRPr="00597222">
        <w:rPr>
          <w:rFonts w:ascii="Arial" w:hAnsi="Arial" w:cs="Arial"/>
        </w:rPr>
        <w:t> e </w:t>
      </w:r>
      <w:proofErr w:type="spellStart"/>
      <w:r w:rsidRPr="00597222">
        <w:rPr>
          <w:rFonts w:ascii="Arial" w:hAnsi="Arial" w:cs="Arial"/>
        </w:rPr>
        <w:t>docker-compose.yml</w:t>
      </w:r>
      <w:proofErr w:type="spellEnd"/>
      <w:r w:rsidRPr="00597222">
        <w:rPr>
          <w:rFonts w:ascii="Arial" w:hAnsi="Arial" w:cs="Arial"/>
        </w:rPr>
        <w:t> para facilitar a configuração do ambiente de desenvolvimento local.</w:t>
      </w:r>
    </w:p>
    <w:p w14:paraId="0C3D2B2A" w14:textId="77777777" w:rsidR="008356FC" w:rsidRPr="00597222" w:rsidRDefault="008356FC" w:rsidP="008356FC">
      <w:pPr>
        <w:spacing w:after="0" w:line="240" w:lineRule="auto"/>
        <w:jc w:val="both"/>
        <w:rPr>
          <w:rFonts w:ascii="Arial" w:hAnsi="Arial" w:cs="Arial"/>
          <w:b/>
          <w:bCs/>
        </w:rPr>
      </w:pPr>
      <w:r w:rsidRPr="00597222">
        <w:rPr>
          <w:rFonts w:ascii="Arial" w:hAnsi="Arial" w:cs="Arial"/>
          <w:b/>
          <w:bCs/>
        </w:rPr>
        <w:t>2. Arquitetura de Software</w:t>
      </w:r>
    </w:p>
    <w:p w14:paraId="21AD90D9" w14:textId="77777777" w:rsidR="008356FC" w:rsidRPr="00597222" w:rsidRDefault="008356FC" w:rsidP="00FA0AB3">
      <w:pPr>
        <w:numPr>
          <w:ilvl w:val="0"/>
          <w:numId w:val="43"/>
        </w:numPr>
        <w:spacing w:after="0" w:line="240" w:lineRule="auto"/>
        <w:jc w:val="both"/>
        <w:rPr>
          <w:rFonts w:ascii="Arial" w:hAnsi="Arial" w:cs="Arial"/>
        </w:rPr>
      </w:pPr>
      <w:r w:rsidRPr="00597222">
        <w:rPr>
          <w:rFonts w:ascii="Arial" w:hAnsi="Arial" w:cs="Arial"/>
          <w:b/>
          <w:bCs/>
          <w:lang w:val="en-US"/>
        </w:rPr>
        <w:t>Frontend (Flutter):</w:t>
      </w:r>
      <w:r w:rsidRPr="00597222">
        <w:rPr>
          <w:rFonts w:ascii="Arial" w:hAnsi="Arial" w:cs="Arial"/>
          <w:lang w:val="en-US"/>
        </w:rPr>
        <w:t> </w:t>
      </w:r>
      <w:proofErr w:type="spellStart"/>
      <w:r w:rsidRPr="00597222">
        <w:rPr>
          <w:rFonts w:ascii="Arial" w:hAnsi="Arial" w:cs="Arial"/>
          <w:lang w:val="en-US"/>
        </w:rPr>
        <w:t>Implemente</w:t>
      </w:r>
      <w:proofErr w:type="spellEnd"/>
      <w:r w:rsidRPr="00597222">
        <w:rPr>
          <w:rFonts w:ascii="Arial" w:hAnsi="Arial" w:cs="Arial"/>
          <w:lang w:val="en-US"/>
        </w:rPr>
        <w:t xml:space="preserve"> a </w:t>
      </w:r>
      <w:r w:rsidRPr="00597222">
        <w:rPr>
          <w:rFonts w:ascii="Arial" w:hAnsi="Arial" w:cs="Arial"/>
          <w:b/>
          <w:bCs/>
          <w:lang w:val="en-US"/>
        </w:rPr>
        <w:t>Clean Architecture</w:t>
      </w:r>
      <w:r w:rsidRPr="00597222">
        <w:rPr>
          <w:rFonts w:ascii="Arial" w:hAnsi="Arial" w:cs="Arial"/>
          <w:lang w:val="en-US"/>
        </w:rPr>
        <w:t xml:space="preserve">. </w:t>
      </w:r>
      <w:r w:rsidRPr="00597222">
        <w:rPr>
          <w:rFonts w:ascii="Arial" w:hAnsi="Arial" w:cs="Arial"/>
        </w:rPr>
        <w:t>Separe o código em três camadas distintas:</w:t>
      </w:r>
    </w:p>
    <w:p w14:paraId="1A9A9D37" w14:textId="77777777" w:rsidR="008356FC" w:rsidRPr="00597222" w:rsidRDefault="008356FC" w:rsidP="00FA0AB3">
      <w:pPr>
        <w:numPr>
          <w:ilvl w:val="1"/>
          <w:numId w:val="43"/>
        </w:numPr>
        <w:spacing w:after="0" w:line="240" w:lineRule="auto"/>
        <w:jc w:val="both"/>
        <w:rPr>
          <w:rFonts w:ascii="Arial" w:hAnsi="Arial" w:cs="Arial"/>
        </w:rPr>
      </w:pPr>
      <w:proofErr w:type="spellStart"/>
      <w:r w:rsidRPr="00597222">
        <w:rPr>
          <w:rFonts w:ascii="Arial" w:hAnsi="Arial" w:cs="Arial"/>
          <w:b/>
          <w:bCs/>
        </w:rPr>
        <w:t>Presentation</w:t>
      </w:r>
      <w:proofErr w:type="spellEnd"/>
      <w:r w:rsidRPr="00597222">
        <w:rPr>
          <w:rFonts w:ascii="Arial" w:hAnsi="Arial" w:cs="Arial"/>
          <w:b/>
          <w:bCs/>
        </w:rPr>
        <w:t>:</w:t>
      </w:r>
      <w:r w:rsidRPr="00597222">
        <w:rPr>
          <w:rFonts w:ascii="Arial" w:hAnsi="Arial" w:cs="Arial"/>
        </w:rPr>
        <w:t xml:space="preserve"> Widgets, telas (UI), e controladores de estado (ex: </w:t>
      </w:r>
      <w:proofErr w:type="spellStart"/>
      <w:r w:rsidRPr="00597222">
        <w:rPr>
          <w:rFonts w:ascii="Arial" w:hAnsi="Arial" w:cs="Arial"/>
        </w:rPr>
        <w:t>BLoC</w:t>
      </w:r>
      <w:proofErr w:type="spellEnd"/>
      <w:r w:rsidRPr="00597222">
        <w:rPr>
          <w:rFonts w:ascii="Arial" w:hAnsi="Arial" w:cs="Arial"/>
        </w:rPr>
        <w:t xml:space="preserve"> ou </w:t>
      </w:r>
      <w:proofErr w:type="spellStart"/>
      <w:r w:rsidRPr="00597222">
        <w:rPr>
          <w:rFonts w:ascii="Arial" w:hAnsi="Arial" w:cs="Arial"/>
        </w:rPr>
        <w:t>Riverpod</w:t>
      </w:r>
      <w:proofErr w:type="spellEnd"/>
      <w:r w:rsidRPr="00597222">
        <w:rPr>
          <w:rFonts w:ascii="Arial" w:hAnsi="Arial" w:cs="Arial"/>
        </w:rPr>
        <w:t>).</w:t>
      </w:r>
    </w:p>
    <w:p w14:paraId="388E0C4A" w14:textId="77777777" w:rsidR="008356FC" w:rsidRPr="00597222" w:rsidRDefault="008356FC" w:rsidP="00FA0AB3">
      <w:pPr>
        <w:numPr>
          <w:ilvl w:val="1"/>
          <w:numId w:val="43"/>
        </w:numPr>
        <w:spacing w:after="0" w:line="240" w:lineRule="auto"/>
        <w:jc w:val="both"/>
        <w:rPr>
          <w:rFonts w:ascii="Arial" w:hAnsi="Arial" w:cs="Arial"/>
        </w:rPr>
      </w:pPr>
      <w:r w:rsidRPr="00597222">
        <w:rPr>
          <w:rFonts w:ascii="Arial" w:hAnsi="Arial" w:cs="Arial"/>
          <w:b/>
          <w:bCs/>
        </w:rPr>
        <w:t>Domain:</w:t>
      </w:r>
      <w:r w:rsidRPr="00597222">
        <w:rPr>
          <w:rFonts w:ascii="Arial" w:hAnsi="Arial" w:cs="Arial"/>
        </w:rPr>
        <w:t> Entidades, casos de uso (use cases) e contratos de repositório (abstrações). Esta camada não deve ter dependências externas.</w:t>
      </w:r>
    </w:p>
    <w:p w14:paraId="3C7A4D66" w14:textId="77777777" w:rsidR="008356FC" w:rsidRPr="00597222" w:rsidRDefault="008356FC" w:rsidP="00FA0AB3">
      <w:pPr>
        <w:numPr>
          <w:ilvl w:val="1"/>
          <w:numId w:val="43"/>
        </w:numPr>
        <w:spacing w:after="0" w:line="240" w:lineRule="auto"/>
        <w:jc w:val="both"/>
        <w:rPr>
          <w:rFonts w:ascii="Arial" w:hAnsi="Arial" w:cs="Arial"/>
        </w:rPr>
      </w:pPr>
      <w:r w:rsidRPr="00597222">
        <w:rPr>
          <w:rFonts w:ascii="Arial" w:hAnsi="Arial" w:cs="Arial"/>
          <w:b/>
          <w:bCs/>
        </w:rPr>
        <w:t>Data:</w:t>
      </w:r>
      <w:r w:rsidRPr="00597222">
        <w:rPr>
          <w:rFonts w:ascii="Arial" w:hAnsi="Arial" w:cs="Arial"/>
        </w:rPr>
        <w:t> Implementações dos repositórios, fontes de dados (API, banco de dados local) e modelos de dados.</w:t>
      </w:r>
    </w:p>
    <w:p w14:paraId="3AF805B7" w14:textId="77777777" w:rsidR="008356FC" w:rsidRPr="00597222" w:rsidRDefault="008356FC" w:rsidP="00FA0AB3">
      <w:pPr>
        <w:numPr>
          <w:ilvl w:val="0"/>
          <w:numId w:val="43"/>
        </w:numPr>
        <w:spacing w:after="0" w:line="240" w:lineRule="auto"/>
        <w:jc w:val="both"/>
        <w:rPr>
          <w:rFonts w:ascii="Arial" w:hAnsi="Arial" w:cs="Arial"/>
        </w:rPr>
      </w:pPr>
      <w:r w:rsidRPr="00597222">
        <w:rPr>
          <w:rFonts w:ascii="Arial" w:hAnsi="Arial" w:cs="Arial"/>
          <w:b/>
          <w:bCs/>
        </w:rPr>
        <w:t>Backend (</w:t>
      </w:r>
      <w:proofErr w:type="spellStart"/>
      <w:r w:rsidRPr="00597222">
        <w:rPr>
          <w:rFonts w:ascii="Arial" w:hAnsi="Arial" w:cs="Arial"/>
          <w:b/>
          <w:bCs/>
        </w:rPr>
        <w:t>NestJS</w:t>
      </w:r>
      <w:proofErr w:type="spellEnd"/>
      <w:r w:rsidRPr="00597222">
        <w:rPr>
          <w:rFonts w:ascii="Arial" w:hAnsi="Arial" w:cs="Arial"/>
          <w:b/>
          <w:bCs/>
        </w:rPr>
        <w:t>):</w:t>
      </w:r>
      <w:r w:rsidRPr="00597222">
        <w:rPr>
          <w:rFonts w:ascii="Arial" w:hAnsi="Arial" w:cs="Arial"/>
        </w:rPr>
        <w:t xml:space="preserve"> Utilize a arquitetura modular nativa do </w:t>
      </w:r>
      <w:proofErr w:type="spellStart"/>
      <w:r w:rsidRPr="00597222">
        <w:rPr>
          <w:rFonts w:ascii="Arial" w:hAnsi="Arial" w:cs="Arial"/>
        </w:rPr>
        <w:t>NestJS</w:t>
      </w:r>
      <w:proofErr w:type="spellEnd"/>
      <w:r w:rsidRPr="00597222">
        <w:rPr>
          <w:rFonts w:ascii="Arial" w:hAnsi="Arial" w:cs="Arial"/>
        </w:rPr>
        <w:t>. Organize o código em módulos que correspondam às funcionalidades principais (ex: AuthModule, UsersModule, MedicationsModule, AppointmentsModule).</w:t>
      </w:r>
    </w:p>
    <w:p w14:paraId="58001824" w14:textId="77777777" w:rsidR="008356FC" w:rsidRPr="00597222" w:rsidRDefault="008356FC" w:rsidP="008356FC">
      <w:pPr>
        <w:spacing w:after="0" w:line="240" w:lineRule="auto"/>
        <w:jc w:val="both"/>
        <w:rPr>
          <w:rFonts w:ascii="Arial" w:hAnsi="Arial" w:cs="Arial"/>
          <w:b/>
          <w:bCs/>
        </w:rPr>
      </w:pPr>
      <w:r w:rsidRPr="00597222">
        <w:rPr>
          <w:rFonts w:ascii="Arial" w:hAnsi="Arial" w:cs="Arial"/>
          <w:b/>
          <w:bCs/>
        </w:rPr>
        <w:t>3. Funcionalidades do MVP (Escopo Mínimo)</w:t>
      </w:r>
    </w:p>
    <w:p w14:paraId="16AB150B" w14:textId="77777777" w:rsidR="008356FC" w:rsidRPr="00597222" w:rsidRDefault="008356FC" w:rsidP="008356FC">
      <w:pPr>
        <w:spacing w:after="0" w:line="240" w:lineRule="auto"/>
        <w:jc w:val="both"/>
        <w:rPr>
          <w:rFonts w:ascii="Arial" w:hAnsi="Arial" w:cs="Arial"/>
        </w:rPr>
      </w:pPr>
      <w:r w:rsidRPr="00597222">
        <w:rPr>
          <w:rFonts w:ascii="Arial" w:hAnsi="Arial" w:cs="Arial"/>
        </w:rPr>
        <w:t>Desenvolva os seguintes módulos com suas funcionalidades essenciais:</w:t>
      </w:r>
    </w:p>
    <w:p w14:paraId="3C52F30E" w14:textId="77777777" w:rsidR="008356FC" w:rsidRPr="00597222" w:rsidRDefault="008356FC" w:rsidP="008356FC">
      <w:pPr>
        <w:spacing w:after="0" w:line="240" w:lineRule="auto"/>
        <w:jc w:val="both"/>
        <w:rPr>
          <w:rFonts w:ascii="Arial" w:hAnsi="Arial" w:cs="Arial"/>
        </w:rPr>
      </w:pPr>
      <w:r w:rsidRPr="00597222">
        <w:rPr>
          <w:rFonts w:ascii="Arial" w:hAnsi="Arial" w:cs="Arial"/>
          <w:b/>
          <w:bCs/>
        </w:rPr>
        <w:t>Módulo 1: Autenticação e Perfil do Usuário</w:t>
      </w:r>
    </w:p>
    <w:p w14:paraId="5543326E" w14:textId="77777777" w:rsidR="008356FC" w:rsidRPr="00597222" w:rsidRDefault="008356FC" w:rsidP="00FA0AB3">
      <w:pPr>
        <w:numPr>
          <w:ilvl w:val="0"/>
          <w:numId w:val="44"/>
        </w:numPr>
        <w:spacing w:after="0" w:line="240" w:lineRule="auto"/>
        <w:jc w:val="both"/>
        <w:rPr>
          <w:rFonts w:ascii="Arial" w:hAnsi="Arial" w:cs="Arial"/>
        </w:rPr>
      </w:pPr>
      <w:r w:rsidRPr="00597222">
        <w:rPr>
          <w:rFonts w:ascii="Arial" w:hAnsi="Arial" w:cs="Arial"/>
          <w:b/>
          <w:bCs/>
        </w:rPr>
        <w:t>Backend:</w:t>
      </w:r>
    </w:p>
    <w:p w14:paraId="0DF297B5" w14:textId="77777777" w:rsidR="008356FC" w:rsidRPr="00597222" w:rsidRDefault="008356FC" w:rsidP="00FA0AB3">
      <w:pPr>
        <w:numPr>
          <w:ilvl w:val="1"/>
          <w:numId w:val="45"/>
        </w:numPr>
        <w:spacing w:after="0" w:line="240" w:lineRule="auto"/>
        <w:jc w:val="both"/>
        <w:rPr>
          <w:rFonts w:ascii="Arial" w:hAnsi="Arial" w:cs="Arial"/>
        </w:rPr>
      </w:pPr>
      <w:proofErr w:type="spellStart"/>
      <w:r w:rsidRPr="00597222">
        <w:rPr>
          <w:rFonts w:ascii="Arial" w:hAnsi="Arial" w:cs="Arial"/>
        </w:rPr>
        <w:t>Endpoints</w:t>
      </w:r>
      <w:proofErr w:type="spellEnd"/>
      <w:r w:rsidRPr="00597222">
        <w:rPr>
          <w:rFonts w:ascii="Arial" w:hAnsi="Arial" w:cs="Arial"/>
        </w:rPr>
        <w:t xml:space="preserve"> para registro de usuário (nome, e-mail, senha com </w:t>
      </w:r>
      <w:proofErr w:type="spellStart"/>
      <w:r w:rsidRPr="00597222">
        <w:rPr>
          <w:rFonts w:ascii="Arial" w:hAnsi="Arial" w:cs="Arial"/>
        </w:rPr>
        <w:t>hash</w:t>
      </w:r>
      <w:proofErr w:type="spellEnd"/>
      <w:r w:rsidRPr="00597222">
        <w:rPr>
          <w:rFonts w:ascii="Arial" w:hAnsi="Arial" w:cs="Arial"/>
        </w:rPr>
        <w:t xml:space="preserve"> </w:t>
      </w:r>
      <w:proofErr w:type="spellStart"/>
      <w:r w:rsidRPr="00597222">
        <w:rPr>
          <w:rFonts w:ascii="Arial" w:hAnsi="Arial" w:cs="Arial"/>
        </w:rPr>
        <w:t>bcrypt</w:t>
      </w:r>
      <w:proofErr w:type="spellEnd"/>
      <w:r w:rsidRPr="00597222">
        <w:rPr>
          <w:rFonts w:ascii="Arial" w:hAnsi="Arial" w:cs="Arial"/>
        </w:rPr>
        <w:t>).</w:t>
      </w:r>
    </w:p>
    <w:p w14:paraId="2EB2A3E4" w14:textId="77777777" w:rsidR="008356FC" w:rsidRPr="00597222" w:rsidRDefault="008356FC" w:rsidP="00FA0AB3">
      <w:pPr>
        <w:numPr>
          <w:ilvl w:val="1"/>
          <w:numId w:val="46"/>
        </w:numPr>
        <w:spacing w:after="0" w:line="240" w:lineRule="auto"/>
        <w:jc w:val="both"/>
        <w:rPr>
          <w:rFonts w:ascii="Arial" w:hAnsi="Arial" w:cs="Arial"/>
        </w:rPr>
      </w:pPr>
      <w:proofErr w:type="spellStart"/>
      <w:r w:rsidRPr="00597222">
        <w:rPr>
          <w:rFonts w:ascii="Arial" w:hAnsi="Arial" w:cs="Arial"/>
        </w:rPr>
        <w:t>Endpoint</w:t>
      </w:r>
      <w:proofErr w:type="spellEnd"/>
      <w:r w:rsidRPr="00597222">
        <w:rPr>
          <w:rFonts w:ascii="Arial" w:hAnsi="Arial" w:cs="Arial"/>
        </w:rPr>
        <w:t xml:space="preserve"> de login com JWT (JSON Web Tokens) para autenticação.</w:t>
      </w:r>
    </w:p>
    <w:p w14:paraId="164630F5" w14:textId="77777777" w:rsidR="008356FC" w:rsidRPr="00597222" w:rsidRDefault="008356FC" w:rsidP="00FA0AB3">
      <w:pPr>
        <w:numPr>
          <w:ilvl w:val="1"/>
          <w:numId w:val="47"/>
        </w:numPr>
        <w:spacing w:after="0" w:line="240" w:lineRule="auto"/>
        <w:jc w:val="both"/>
        <w:rPr>
          <w:rFonts w:ascii="Arial" w:hAnsi="Arial" w:cs="Arial"/>
        </w:rPr>
      </w:pPr>
      <w:proofErr w:type="spellStart"/>
      <w:r w:rsidRPr="00597222">
        <w:rPr>
          <w:rFonts w:ascii="Arial" w:hAnsi="Arial" w:cs="Arial"/>
        </w:rPr>
        <w:t>Endpoint</w:t>
      </w:r>
      <w:proofErr w:type="spellEnd"/>
      <w:r w:rsidRPr="00597222">
        <w:rPr>
          <w:rFonts w:ascii="Arial" w:hAnsi="Arial" w:cs="Arial"/>
        </w:rPr>
        <w:t xml:space="preserve"> protegido para criar/atualizar o perfil clínico (idade, peso, altura, morbidades, alergias).</w:t>
      </w:r>
    </w:p>
    <w:p w14:paraId="1DD0D34A" w14:textId="77777777" w:rsidR="008356FC" w:rsidRPr="00597222" w:rsidRDefault="008356FC" w:rsidP="00FA0AB3">
      <w:pPr>
        <w:numPr>
          <w:ilvl w:val="0"/>
          <w:numId w:val="44"/>
        </w:numPr>
        <w:spacing w:after="0" w:line="240" w:lineRule="auto"/>
        <w:jc w:val="both"/>
        <w:rPr>
          <w:rFonts w:ascii="Arial" w:hAnsi="Arial" w:cs="Arial"/>
        </w:rPr>
      </w:pPr>
      <w:r w:rsidRPr="00597222">
        <w:rPr>
          <w:rFonts w:ascii="Arial" w:hAnsi="Arial" w:cs="Arial"/>
          <w:b/>
          <w:bCs/>
        </w:rPr>
        <w:t>Frontend:</w:t>
      </w:r>
    </w:p>
    <w:p w14:paraId="6F467EC5" w14:textId="77777777" w:rsidR="008356FC" w:rsidRPr="00597222" w:rsidRDefault="008356FC" w:rsidP="00FA0AB3">
      <w:pPr>
        <w:numPr>
          <w:ilvl w:val="1"/>
          <w:numId w:val="48"/>
        </w:numPr>
        <w:spacing w:after="0" w:line="240" w:lineRule="auto"/>
        <w:jc w:val="both"/>
        <w:rPr>
          <w:rFonts w:ascii="Arial" w:hAnsi="Arial" w:cs="Arial"/>
        </w:rPr>
      </w:pPr>
      <w:r w:rsidRPr="00597222">
        <w:rPr>
          <w:rFonts w:ascii="Arial" w:hAnsi="Arial" w:cs="Arial"/>
        </w:rPr>
        <w:t>Telas de "Cadastro" e "Login".</w:t>
      </w:r>
    </w:p>
    <w:p w14:paraId="7E7A30F1" w14:textId="77777777" w:rsidR="008356FC" w:rsidRPr="00597222" w:rsidRDefault="008356FC" w:rsidP="00FA0AB3">
      <w:pPr>
        <w:numPr>
          <w:ilvl w:val="1"/>
          <w:numId w:val="49"/>
        </w:numPr>
        <w:spacing w:after="0" w:line="240" w:lineRule="auto"/>
        <w:jc w:val="both"/>
        <w:rPr>
          <w:rFonts w:ascii="Arial" w:hAnsi="Arial" w:cs="Arial"/>
        </w:rPr>
      </w:pPr>
      <w:r w:rsidRPr="00597222">
        <w:rPr>
          <w:rFonts w:ascii="Arial" w:hAnsi="Arial" w:cs="Arial"/>
        </w:rPr>
        <w:t>Tela de "Perfil Clínico" para inserção e edição dos dados.</w:t>
      </w:r>
    </w:p>
    <w:p w14:paraId="30B4849D" w14:textId="77777777" w:rsidR="008356FC" w:rsidRPr="00597222" w:rsidRDefault="008356FC" w:rsidP="00FA0AB3">
      <w:pPr>
        <w:numPr>
          <w:ilvl w:val="1"/>
          <w:numId w:val="50"/>
        </w:numPr>
        <w:spacing w:after="0" w:line="240" w:lineRule="auto"/>
        <w:jc w:val="both"/>
        <w:rPr>
          <w:rFonts w:ascii="Arial" w:hAnsi="Arial" w:cs="Arial"/>
        </w:rPr>
      </w:pPr>
      <w:r w:rsidRPr="00597222">
        <w:rPr>
          <w:rFonts w:ascii="Arial" w:hAnsi="Arial" w:cs="Arial"/>
        </w:rPr>
        <w:t>Gerenciamento de estado para manter o usuário logado e o token JWT seguro no dispositivo (usar </w:t>
      </w:r>
      <w:proofErr w:type="spellStart"/>
      <w:r w:rsidRPr="00597222">
        <w:rPr>
          <w:rFonts w:ascii="Arial" w:hAnsi="Arial" w:cs="Arial"/>
        </w:rPr>
        <w:t>flutter_secure_storage</w:t>
      </w:r>
      <w:proofErr w:type="spellEnd"/>
      <w:r w:rsidRPr="00597222">
        <w:rPr>
          <w:rFonts w:ascii="Arial" w:hAnsi="Arial" w:cs="Arial"/>
        </w:rPr>
        <w:t>).</w:t>
      </w:r>
    </w:p>
    <w:p w14:paraId="185046A4" w14:textId="77777777" w:rsidR="008356FC" w:rsidRPr="00597222" w:rsidRDefault="008356FC" w:rsidP="008356FC">
      <w:pPr>
        <w:spacing w:after="0" w:line="240" w:lineRule="auto"/>
        <w:jc w:val="both"/>
        <w:rPr>
          <w:rFonts w:ascii="Arial" w:hAnsi="Arial" w:cs="Arial"/>
        </w:rPr>
      </w:pPr>
      <w:r w:rsidRPr="00597222">
        <w:rPr>
          <w:rFonts w:ascii="Arial" w:hAnsi="Arial" w:cs="Arial"/>
          <w:b/>
          <w:bCs/>
        </w:rPr>
        <w:t>Módulo 2: Gestão de Medicamentos</w:t>
      </w:r>
    </w:p>
    <w:p w14:paraId="5AB2BF9E" w14:textId="77777777" w:rsidR="008356FC" w:rsidRPr="00597222" w:rsidRDefault="008356FC" w:rsidP="00FA0AB3">
      <w:pPr>
        <w:numPr>
          <w:ilvl w:val="0"/>
          <w:numId w:val="51"/>
        </w:numPr>
        <w:spacing w:after="0" w:line="240" w:lineRule="auto"/>
        <w:jc w:val="both"/>
        <w:rPr>
          <w:rFonts w:ascii="Arial" w:hAnsi="Arial" w:cs="Arial"/>
        </w:rPr>
      </w:pPr>
      <w:r w:rsidRPr="00597222">
        <w:rPr>
          <w:rFonts w:ascii="Arial" w:hAnsi="Arial" w:cs="Arial"/>
          <w:b/>
          <w:bCs/>
        </w:rPr>
        <w:t>Backend:</w:t>
      </w:r>
    </w:p>
    <w:p w14:paraId="166DF987" w14:textId="77777777" w:rsidR="008356FC" w:rsidRPr="00597222" w:rsidRDefault="008356FC" w:rsidP="00FA0AB3">
      <w:pPr>
        <w:numPr>
          <w:ilvl w:val="1"/>
          <w:numId w:val="52"/>
        </w:numPr>
        <w:spacing w:after="0" w:line="240" w:lineRule="auto"/>
        <w:jc w:val="both"/>
        <w:rPr>
          <w:rFonts w:ascii="Arial" w:hAnsi="Arial" w:cs="Arial"/>
        </w:rPr>
      </w:pPr>
      <w:proofErr w:type="spellStart"/>
      <w:r w:rsidRPr="00597222">
        <w:rPr>
          <w:rFonts w:ascii="Arial" w:hAnsi="Arial" w:cs="Arial"/>
        </w:rPr>
        <w:t>Endpoints</w:t>
      </w:r>
      <w:proofErr w:type="spellEnd"/>
      <w:r w:rsidRPr="00597222">
        <w:rPr>
          <w:rFonts w:ascii="Arial" w:hAnsi="Arial" w:cs="Arial"/>
        </w:rPr>
        <w:t xml:space="preserve"> CRUD (</w:t>
      </w:r>
      <w:proofErr w:type="spellStart"/>
      <w:r w:rsidRPr="00597222">
        <w:rPr>
          <w:rFonts w:ascii="Arial" w:hAnsi="Arial" w:cs="Arial"/>
        </w:rPr>
        <w:t>Create</w:t>
      </w:r>
      <w:proofErr w:type="spellEnd"/>
      <w:r w:rsidRPr="00597222">
        <w:rPr>
          <w:rFonts w:ascii="Arial" w:hAnsi="Arial" w:cs="Arial"/>
        </w:rPr>
        <w:t xml:space="preserve">, </w:t>
      </w:r>
      <w:proofErr w:type="spellStart"/>
      <w:r w:rsidRPr="00597222">
        <w:rPr>
          <w:rFonts w:ascii="Arial" w:hAnsi="Arial" w:cs="Arial"/>
        </w:rPr>
        <w:t>Read</w:t>
      </w:r>
      <w:proofErr w:type="spellEnd"/>
      <w:r w:rsidRPr="00597222">
        <w:rPr>
          <w:rFonts w:ascii="Arial" w:hAnsi="Arial" w:cs="Arial"/>
        </w:rPr>
        <w:t>, Update, Delete) para medicamentos (nome, dosagem, frequência, horários).</w:t>
      </w:r>
    </w:p>
    <w:p w14:paraId="140A5D74" w14:textId="77777777" w:rsidR="008356FC" w:rsidRPr="00597222" w:rsidRDefault="008356FC" w:rsidP="00FA0AB3">
      <w:pPr>
        <w:numPr>
          <w:ilvl w:val="1"/>
          <w:numId w:val="53"/>
        </w:numPr>
        <w:spacing w:after="0" w:line="240" w:lineRule="auto"/>
        <w:jc w:val="both"/>
        <w:rPr>
          <w:rFonts w:ascii="Arial" w:hAnsi="Arial" w:cs="Arial"/>
        </w:rPr>
      </w:pPr>
      <w:proofErr w:type="spellStart"/>
      <w:r w:rsidRPr="00597222">
        <w:rPr>
          <w:rFonts w:ascii="Arial" w:hAnsi="Arial" w:cs="Arial"/>
        </w:rPr>
        <w:t>Endpoint</w:t>
      </w:r>
      <w:proofErr w:type="spellEnd"/>
      <w:r w:rsidRPr="00597222">
        <w:rPr>
          <w:rFonts w:ascii="Arial" w:hAnsi="Arial" w:cs="Arial"/>
        </w:rPr>
        <w:t xml:space="preserve"> para registrar a ingestão de um medicamento ("check-off"), salvando a data e hora.</w:t>
      </w:r>
    </w:p>
    <w:p w14:paraId="6CAFE176" w14:textId="77777777" w:rsidR="008356FC" w:rsidRPr="00597222" w:rsidRDefault="008356FC" w:rsidP="00FA0AB3">
      <w:pPr>
        <w:numPr>
          <w:ilvl w:val="0"/>
          <w:numId w:val="51"/>
        </w:numPr>
        <w:spacing w:after="0" w:line="240" w:lineRule="auto"/>
        <w:jc w:val="both"/>
        <w:rPr>
          <w:rFonts w:ascii="Arial" w:hAnsi="Arial" w:cs="Arial"/>
        </w:rPr>
      </w:pPr>
      <w:r w:rsidRPr="00597222">
        <w:rPr>
          <w:rFonts w:ascii="Arial" w:hAnsi="Arial" w:cs="Arial"/>
          <w:b/>
          <w:bCs/>
        </w:rPr>
        <w:t>Frontend:</w:t>
      </w:r>
    </w:p>
    <w:p w14:paraId="32696028" w14:textId="77777777" w:rsidR="008356FC" w:rsidRPr="00597222" w:rsidRDefault="008356FC" w:rsidP="00FA0AB3">
      <w:pPr>
        <w:numPr>
          <w:ilvl w:val="1"/>
          <w:numId w:val="54"/>
        </w:numPr>
        <w:spacing w:after="0" w:line="240" w:lineRule="auto"/>
        <w:jc w:val="both"/>
        <w:rPr>
          <w:rFonts w:ascii="Arial" w:hAnsi="Arial" w:cs="Arial"/>
        </w:rPr>
      </w:pPr>
      <w:r w:rsidRPr="00597222">
        <w:rPr>
          <w:rFonts w:ascii="Arial" w:hAnsi="Arial" w:cs="Arial"/>
        </w:rPr>
        <w:t>Tela para listar os medicamentos do dia.</w:t>
      </w:r>
    </w:p>
    <w:p w14:paraId="0F9AB4C7" w14:textId="77777777" w:rsidR="008356FC" w:rsidRPr="00597222" w:rsidRDefault="008356FC" w:rsidP="00FA0AB3">
      <w:pPr>
        <w:numPr>
          <w:ilvl w:val="1"/>
          <w:numId w:val="55"/>
        </w:numPr>
        <w:spacing w:after="0" w:line="240" w:lineRule="auto"/>
        <w:jc w:val="both"/>
        <w:rPr>
          <w:rFonts w:ascii="Arial" w:hAnsi="Arial" w:cs="Arial"/>
        </w:rPr>
      </w:pPr>
      <w:r w:rsidRPr="00597222">
        <w:rPr>
          <w:rFonts w:ascii="Arial" w:hAnsi="Arial" w:cs="Arial"/>
        </w:rPr>
        <w:t>Tela para adicionar/editar um medicamento com campos para nome, dosagem e múltiplos horários.</w:t>
      </w:r>
    </w:p>
    <w:p w14:paraId="3D15EC64" w14:textId="77777777" w:rsidR="008356FC" w:rsidRPr="00597222" w:rsidRDefault="008356FC" w:rsidP="00FA0AB3">
      <w:pPr>
        <w:numPr>
          <w:ilvl w:val="1"/>
          <w:numId w:val="56"/>
        </w:numPr>
        <w:spacing w:after="0" w:line="240" w:lineRule="auto"/>
        <w:jc w:val="both"/>
        <w:rPr>
          <w:rFonts w:ascii="Arial" w:hAnsi="Arial" w:cs="Arial"/>
        </w:rPr>
      </w:pPr>
      <w:r w:rsidRPr="00597222">
        <w:rPr>
          <w:rFonts w:ascii="Arial" w:hAnsi="Arial" w:cs="Arial"/>
        </w:rPr>
        <w:t>Botão de "check-off" em cada item da lista para o usuário confirmar a ingestão.</w:t>
      </w:r>
    </w:p>
    <w:p w14:paraId="0D1A97B7" w14:textId="77777777" w:rsidR="008356FC" w:rsidRPr="00597222" w:rsidRDefault="008356FC" w:rsidP="00FA0AB3">
      <w:pPr>
        <w:numPr>
          <w:ilvl w:val="1"/>
          <w:numId w:val="57"/>
        </w:numPr>
        <w:spacing w:after="0" w:line="240" w:lineRule="auto"/>
        <w:jc w:val="both"/>
        <w:rPr>
          <w:rFonts w:ascii="Arial" w:hAnsi="Arial" w:cs="Arial"/>
        </w:rPr>
      </w:pPr>
      <w:r w:rsidRPr="00597222">
        <w:rPr>
          <w:rFonts w:ascii="Arial" w:hAnsi="Arial" w:cs="Arial"/>
        </w:rPr>
        <w:t>Implemente notificações push locais (usar </w:t>
      </w:r>
      <w:proofErr w:type="spellStart"/>
      <w:r w:rsidRPr="00597222">
        <w:rPr>
          <w:rFonts w:ascii="Arial" w:hAnsi="Arial" w:cs="Arial"/>
        </w:rPr>
        <w:t>flutter_local_notifications</w:t>
      </w:r>
      <w:proofErr w:type="spellEnd"/>
      <w:r w:rsidRPr="00597222">
        <w:rPr>
          <w:rFonts w:ascii="Arial" w:hAnsi="Arial" w:cs="Arial"/>
        </w:rPr>
        <w:t>) para os horários agendados.</w:t>
      </w:r>
    </w:p>
    <w:p w14:paraId="503B03B9" w14:textId="77777777" w:rsidR="008356FC" w:rsidRPr="00597222" w:rsidRDefault="008356FC" w:rsidP="008356FC">
      <w:pPr>
        <w:spacing w:after="0" w:line="240" w:lineRule="auto"/>
        <w:jc w:val="both"/>
        <w:rPr>
          <w:rFonts w:ascii="Arial" w:hAnsi="Arial" w:cs="Arial"/>
        </w:rPr>
      </w:pPr>
      <w:r w:rsidRPr="00597222">
        <w:rPr>
          <w:rFonts w:ascii="Arial" w:hAnsi="Arial" w:cs="Arial"/>
          <w:b/>
          <w:bCs/>
        </w:rPr>
        <w:t>Módulo 3: Botão de Pânico (Funcionalidade Simplificada para o MVP)</w:t>
      </w:r>
    </w:p>
    <w:p w14:paraId="030AAB8C" w14:textId="77777777" w:rsidR="008356FC" w:rsidRPr="00597222" w:rsidRDefault="008356FC" w:rsidP="00FA0AB3">
      <w:pPr>
        <w:numPr>
          <w:ilvl w:val="0"/>
          <w:numId w:val="58"/>
        </w:numPr>
        <w:spacing w:after="0" w:line="240" w:lineRule="auto"/>
        <w:jc w:val="both"/>
        <w:rPr>
          <w:rFonts w:ascii="Arial" w:hAnsi="Arial" w:cs="Arial"/>
        </w:rPr>
      </w:pPr>
      <w:r w:rsidRPr="00597222">
        <w:rPr>
          <w:rFonts w:ascii="Arial" w:hAnsi="Arial" w:cs="Arial"/>
          <w:b/>
          <w:bCs/>
        </w:rPr>
        <w:t>Backend:</w:t>
      </w:r>
    </w:p>
    <w:p w14:paraId="4B63DD72" w14:textId="77777777" w:rsidR="008356FC" w:rsidRPr="00597222" w:rsidRDefault="008356FC" w:rsidP="00FA0AB3">
      <w:pPr>
        <w:numPr>
          <w:ilvl w:val="1"/>
          <w:numId w:val="59"/>
        </w:numPr>
        <w:spacing w:after="0" w:line="240" w:lineRule="auto"/>
        <w:jc w:val="both"/>
        <w:rPr>
          <w:rFonts w:ascii="Arial" w:hAnsi="Arial" w:cs="Arial"/>
        </w:rPr>
      </w:pPr>
      <w:proofErr w:type="spellStart"/>
      <w:r w:rsidRPr="00597222">
        <w:rPr>
          <w:rFonts w:ascii="Arial" w:hAnsi="Arial" w:cs="Arial"/>
        </w:rPr>
        <w:t>Endpoint</w:t>
      </w:r>
      <w:proofErr w:type="spellEnd"/>
      <w:r w:rsidRPr="00597222">
        <w:rPr>
          <w:rFonts w:ascii="Arial" w:hAnsi="Arial" w:cs="Arial"/>
        </w:rPr>
        <w:t xml:space="preserve"> para o usuário cadastrar até 3 contatos de emergência (nome e telefone).</w:t>
      </w:r>
    </w:p>
    <w:p w14:paraId="5133321C" w14:textId="77777777" w:rsidR="008356FC" w:rsidRPr="00597222" w:rsidRDefault="008356FC" w:rsidP="00FA0AB3">
      <w:pPr>
        <w:numPr>
          <w:ilvl w:val="0"/>
          <w:numId w:val="58"/>
        </w:numPr>
        <w:spacing w:after="0" w:line="240" w:lineRule="auto"/>
        <w:jc w:val="both"/>
        <w:rPr>
          <w:rFonts w:ascii="Arial" w:hAnsi="Arial" w:cs="Arial"/>
        </w:rPr>
      </w:pPr>
      <w:r w:rsidRPr="00597222">
        <w:rPr>
          <w:rFonts w:ascii="Arial" w:hAnsi="Arial" w:cs="Arial"/>
          <w:b/>
          <w:bCs/>
        </w:rPr>
        <w:t>Frontend:</w:t>
      </w:r>
    </w:p>
    <w:p w14:paraId="341648E5" w14:textId="77777777" w:rsidR="008356FC" w:rsidRPr="00597222" w:rsidRDefault="008356FC" w:rsidP="00FA0AB3">
      <w:pPr>
        <w:numPr>
          <w:ilvl w:val="1"/>
          <w:numId w:val="60"/>
        </w:numPr>
        <w:spacing w:after="0" w:line="240" w:lineRule="auto"/>
        <w:jc w:val="both"/>
        <w:rPr>
          <w:rFonts w:ascii="Arial" w:hAnsi="Arial" w:cs="Arial"/>
        </w:rPr>
      </w:pPr>
      <w:r w:rsidRPr="00597222">
        <w:rPr>
          <w:rFonts w:ascii="Arial" w:hAnsi="Arial" w:cs="Arial"/>
        </w:rPr>
        <w:t>Tela para gerenciar os contatos de emergência.</w:t>
      </w:r>
    </w:p>
    <w:p w14:paraId="55F7422C" w14:textId="77777777" w:rsidR="008356FC" w:rsidRPr="00597222" w:rsidRDefault="008356FC" w:rsidP="00FA0AB3">
      <w:pPr>
        <w:numPr>
          <w:ilvl w:val="1"/>
          <w:numId w:val="61"/>
        </w:numPr>
        <w:spacing w:after="0" w:line="240" w:lineRule="auto"/>
        <w:jc w:val="both"/>
        <w:rPr>
          <w:rFonts w:ascii="Arial" w:hAnsi="Arial" w:cs="Arial"/>
        </w:rPr>
      </w:pPr>
      <w:r w:rsidRPr="00597222">
        <w:rPr>
          <w:rFonts w:ascii="Arial" w:hAnsi="Arial" w:cs="Arial"/>
        </w:rPr>
        <w:t>Um "Botão de Pânico" proeminente na tela principal.</w:t>
      </w:r>
    </w:p>
    <w:p w14:paraId="09B268AE" w14:textId="77777777" w:rsidR="008356FC" w:rsidRPr="00597222" w:rsidRDefault="008356FC" w:rsidP="00FA0AB3">
      <w:pPr>
        <w:numPr>
          <w:ilvl w:val="1"/>
          <w:numId w:val="62"/>
        </w:numPr>
        <w:spacing w:after="0" w:line="240" w:lineRule="auto"/>
        <w:jc w:val="both"/>
        <w:rPr>
          <w:rFonts w:ascii="Arial" w:hAnsi="Arial" w:cs="Arial"/>
        </w:rPr>
      </w:pPr>
      <w:r w:rsidRPr="00597222">
        <w:rPr>
          <w:rFonts w:ascii="Arial" w:hAnsi="Arial" w:cs="Arial"/>
        </w:rPr>
        <w:lastRenderedPageBreak/>
        <w:t>Ao ser acionado, o app deve obter a localização GPS do usuário e abrir o aplicativo de SMS padrão do celular, com uma mensagem pré-formatada contendo o pedido de ajuda e o link do Google Maps com a localização.</w:t>
      </w:r>
    </w:p>
    <w:p w14:paraId="1C6694C2" w14:textId="77777777" w:rsidR="008356FC" w:rsidRPr="00597222" w:rsidRDefault="008356FC" w:rsidP="00FA0AB3">
      <w:pPr>
        <w:numPr>
          <w:ilvl w:val="1"/>
          <w:numId w:val="63"/>
        </w:numPr>
        <w:spacing w:after="0" w:line="240" w:lineRule="auto"/>
        <w:jc w:val="both"/>
        <w:rPr>
          <w:rFonts w:ascii="Arial" w:hAnsi="Arial" w:cs="Arial"/>
        </w:rPr>
      </w:pPr>
      <w:r w:rsidRPr="00597222">
        <w:rPr>
          <w:rFonts w:ascii="Arial" w:hAnsi="Arial" w:cs="Arial"/>
          <w:b/>
          <w:bCs/>
        </w:rPr>
        <w:t>Nota:</w:t>
      </w:r>
      <w:r w:rsidRPr="00597222">
        <w:rPr>
          <w:rFonts w:ascii="Arial" w:hAnsi="Arial" w:cs="Arial"/>
        </w:rPr>
        <w:t> A integração direta com WhatsApp será feita em uma fase futura. O MVP usará a intenção de SMS para simplicidade.</w:t>
      </w:r>
    </w:p>
    <w:p w14:paraId="26659D23" w14:textId="77777777" w:rsidR="008356FC" w:rsidRPr="00597222" w:rsidRDefault="008356FC" w:rsidP="008356FC">
      <w:pPr>
        <w:spacing w:after="0" w:line="240" w:lineRule="auto"/>
        <w:jc w:val="both"/>
        <w:rPr>
          <w:rFonts w:ascii="Arial" w:hAnsi="Arial" w:cs="Arial"/>
          <w:b/>
          <w:bCs/>
        </w:rPr>
      </w:pPr>
      <w:r w:rsidRPr="00597222">
        <w:rPr>
          <w:rFonts w:ascii="Arial" w:hAnsi="Arial" w:cs="Arial"/>
          <w:b/>
          <w:bCs/>
        </w:rPr>
        <w:t>4. Segurança e Conformidade (LGPD)</w:t>
      </w:r>
    </w:p>
    <w:p w14:paraId="234A0635" w14:textId="77777777" w:rsidR="008356FC" w:rsidRPr="00597222" w:rsidRDefault="008356FC" w:rsidP="00FA0AB3">
      <w:pPr>
        <w:numPr>
          <w:ilvl w:val="0"/>
          <w:numId w:val="64"/>
        </w:numPr>
        <w:spacing w:after="0" w:line="240" w:lineRule="auto"/>
        <w:jc w:val="both"/>
        <w:rPr>
          <w:rFonts w:ascii="Arial" w:hAnsi="Arial" w:cs="Arial"/>
        </w:rPr>
      </w:pPr>
      <w:r w:rsidRPr="00597222">
        <w:rPr>
          <w:rFonts w:ascii="Arial" w:hAnsi="Arial" w:cs="Arial"/>
          <w:b/>
          <w:bCs/>
        </w:rPr>
        <w:t>Criptografia:</w:t>
      </w:r>
      <w:r w:rsidRPr="00597222">
        <w:rPr>
          <w:rFonts w:ascii="Arial" w:hAnsi="Arial" w:cs="Arial"/>
        </w:rPr>
        <w:t xml:space="preserve"> Use HTTPS (TLS 1.3) para toda a comunicação entre frontend e backend. Senhas devem ser armazenadas com </w:t>
      </w:r>
      <w:proofErr w:type="spellStart"/>
      <w:r w:rsidRPr="00597222">
        <w:rPr>
          <w:rFonts w:ascii="Arial" w:hAnsi="Arial" w:cs="Arial"/>
        </w:rPr>
        <w:t>hash</w:t>
      </w:r>
      <w:proofErr w:type="spellEnd"/>
      <w:r w:rsidRPr="00597222">
        <w:rPr>
          <w:rFonts w:ascii="Arial" w:hAnsi="Arial" w:cs="Arial"/>
        </w:rPr>
        <w:t xml:space="preserve"> (</w:t>
      </w:r>
      <w:proofErr w:type="spellStart"/>
      <w:r w:rsidRPr="00597222">
        <w:rPr>
          <w:rFonts w:ascii="Arial" w:hAnsi="Arial" w:cs="Arial"/>
        </w:rPr>
        <w:t>bcrypt</w:t>
      </w:r>
      <w:proofErr w:type="spellEnd"/>
      <w:r w:rsidRPr="00597222">
        <w:rPr>
          <w:rFonts w:ascii="Arial" w:hAnsi="Arial" w:cs="Arial"/>
        </w:rPr>
        <w:t>).</w:t>
      </w:r>
    </w:p>
    <w:p w14:paraId="69DCE576" w14:textId="77777777" w:rsidR="008356FC" w:rsidRPr="00597222" w:rsidRDefault="008356FC" w:rsidP="00FA0AB3">
      <w:pPr>
        <w:numPr>
          <w:ilvl w:val="0"/>
          <w:numId w:val="64"/>
        </w:numPr>
        <w:spacing w:after="0" w:line="240" w:lineRule="auto"/>
        <w:jc w:val="both"/>
        <w:rPr>
          <w:rFonts w:ascii="Arial" w:hAnsi="Arial" w:cs="Arial"/>
        </w:rPr>
      </w:pPr>
      <w:r w:rsidRPr="00597222">
        <w:rPr>
          <w:rFonts w:ascii="Arial" w:hAnsi="Arial" w:cs="Arial"/>
          <w:b/>
          <w:bCs/>
        </w:rPr>
        <w:t>Consentimento:</w:t>
      </w:r>
      <w:r w:rsidRPr="00597222">
        <w:rPr>
          <w:rFonts w:ascii="Arial" w:hAnsi="Arial" w:cs="Arial"/>
        </w:rPr>
        <w:t xml:space="preserve"> Na tela de cadastro, inclua um </w:t>
      </w:r>
      <w:proofErr w:type="spellStart"/>
      <w:r w:rsidRPr="00597222">
        <w:rPr>
          <w:rFonts w:ascii="Arial" w:hAnsi="Arial" w:cs="Arial"/>
        </w:rPr>
        <w:t>checkbox</w:t>
      </w:r>
      <w:proofErr w:type="spellEnd"/>
      <w:r w:rsidRPr="00597222">
        <w:rPr>
          <w:rFonts w:ascii="Arial" w:hAnsi="Arial" w:cs="Arial"/>
        </w:rPr>
        <w:t xml:space="preserve"> obrigatório para "Li e aceito os Termos de Serviço e a Política de Privacidade", com links para telas de texto estático.</w:t>
      </w:r>
    </w:p>
    <w:p w14:paraId="5A5BC146" w14:textId="77777777" w:rsidR="008356FC" w:rsidRPr="00597222" w:rsidRDefault="008356FC" w:rsidP="00FA0AB3">
      <w:pPr>
        <w:numPr>
          <w:ilvl w:val="0"/>
          <w:numId w:val="64"/>
        </w:numPr>
        <w:spacing w:after="0" w:line="240" w:lineRule="auto"/>
        <w:jc w:val="both"/>
        <w:rPr>
          <w:rFonts w:ascii="Arial" w:hAnsi="Arial" w:cs="Arial"/>
        </w:rPr>
      </w:pPr>
      <w:r w:rsidRPr="00597222">
        <w:rPr>
          <w:rFonts w:ascii="Arial" w:hAnsi="Arial" w:cs="Arial"/>
          <w:b/>
          <w:bCs/>
        </w:rPr>
        <w:t>Separação de Dados:</w:t>
      </w:r>
      <w:r w:rsidRPr="00597222">
        <w:rPr>
          <w:rFonts w:ascii="Arial" w:hAnsi="Arial" w:cs="Arial"/>
        </w:rPr>
        <w:t> O banco de dados deve separar claramente os dados pessoais dos dados de saúde, vinculados por um ID de usuário.</w:t>
      </w:r>
    </w:p>
    <w:p w14:paraId="0D12795E" w14:textId="77777777" w:rsidR="008356FC" w:rsidRPr="00597222" w:rsidRDefault="008356FC" w:rsidP="008356FC">
      <w:pPr>
        <w:spacing w:after="0" w:line="240" w:lineRule="auto"/>
        <w:jc w:val="both"/>
        <w:rPr>
          <w:rFonts w:ascii="Arial" w:hAnsi="Arial" w:cs="Arial"/>
          <w:b/>
          <w:bCs/>
        </w:rPr>
      </w:pPr>
      <w:r w:rsidRPr="00597222">
        <w:rPr>
          <w:rFonts w:ascii="Arial" w:hAnsi="Arial" w:cs="Arial"/>
          <w:b/>
          <w:bCs/>
        </w:rPr>
        <w:t>5. Entregáveis</w:t>
      </w:r>
    </w:p>
    <w:p w14:paraId="18C6C3F2" w14:textId="77777777" w:rsidR="008356FC" w:rsidRPr="00597222" w:rsidRDefault="008356FC" w:rsidP="00FA0AB3">
      <w:pPr>
        <w:numPr>
          <w:ilvl w:val="0"/>
          <w:numId w:val="65"/>
        </w:numPr>
        <w:spacing w:after="0" w:line="240" w:lineRule="auto"/>
        <w:jc w:val="both"/>
        <w:rPr>
          <w:rFonts w:ascii="Arial" w:hAnsi="Arial" w:cs="Arial"/>
        </w:rPr>
      </w:pPr>
      <w:r w:rsidRPr="00597222">
        <w:rPr>
          <w:rFonts w:ascii="Arial" w:hAnsi="Arial" w:cs="Arial"/>
          <w:b/>
          <w:bCs/>
        </w:rPr>
        <w:t>Repositório de Código:</w:t>
      </w:r>
      <w:r w:rsidRPr="00597222">
        <w:rPr>
          <w:rFonts w:ascii="Arial" w:hAnsi="Arial" w:cs="Arial"/>
        </w:rPr>
        <w:t> Estrutura de pastas completa para o projeto frontend (</w:t>
      </w:r>
      <w:proofErr w:type="spellStart"/>
      <w:r w:rsidRPr="00597222">
        <w:rPr>
          <w:rFonts w:ascii="Arial" w:hAnsi="Arial" w:cs="Arial"/>
        </w:rPr>
        <w:t>Flutter</w:t>
      </w:r>
      <w:proofErr w:type="spellEnd"/>
      <w:r w:rsidRPr="00597222">
        <w:rPr>
          <w:rFonts w:ascii="Arial" w:hAnsi="Arial" w:cs="Arial"/>
        </w:rPr>
        <w:t>) e backend (</w:t>
      </w:r>
      <w:proofErr w:type="spellStart"/>
      <w:r w:rsidRPr="00597222">
        <w:rPr>
          <w:rFonts w:ascii="Arial" w:hAnsi="Arial" w:cs="Arial"/>
        </w:rPr>
        <w:t>NestJS</w:t>
      </w:r>
      <w:proofErr w:type="spellEnd"/>
      <w:r w:rsidRPr="00597222">
        <w:rPr>
          <w:rFonts w:ascii="Arial" w:hAnsi="Arial" w:cs="Arial"/>
        </w:rPr>
        <w:t>).</w:t>
      </w:r>
    </w:p>
    <w:p w14:paraId="1C57E89E" w14:textId="77777777" w:rsidR="008356FC" w:rsidRPr="00597222" w:rsidRDefault="008356FC" w:rsidP="00FA0AB3">
      <w:pPr>
        <w:numPr>
          <w:ilvl w:val="0"/>
          <w:numId w:val="65"/>
        </w:numPr>
        <w:spacing w:after="0" w:line="240" w:lineRule="auto"/>
        <w:jc w:val="both"/>
        <w:rPr>
          <w:rFonts w:ascii="Arial" w:hAnsi="Arial" w:cs="Arial"/>
        </w:rPr>
      </w:pPr>
      <w:r w:rsidRPr="00597222">
        <w:rPr>
          <w:rFonts w:ascii="Arial" w:hAnsi="Arial" w:cs="Arial"/>
          <w:b/>
          <w:bCs/>
        </w:rPr>
        <w:t>Documentação:</w:t>
      </w:r>
    </w:p>
    <w:p w14:paraId="7383B6BC" w14:textId="77777777" w:rsidR="008356FC" w:rsidRPr="00597222" w:rsidRDefault="008356FC" w:rsidP="00FA0AB3">
      <w:pPr>
        <w:numPr>
          <w:ilvl w:val="1"/>
          <w:numId w:val="66"/>
        </w:numPr>
        <w:spacing w:after="0" w:line="240" w:lineRule="auto"/>
        <w:jc w:val="both"/>
        <w:rPr>
          <w:rFonts w:ascii="Arial" w:hAnsi="Arial" w:cs="Arial"/>
        </w:rPr>
      </w:pPr>
      <w:r w:rsidRPr="00597222">
        <w:rPr>
          <w:rFonts w:ascii="Arial" w:hAnsi="Arial" w:cs="Arial"/>
        </w:rPr>
        <w:t>Um arquivo README.md em cada repositório (frontend e backend) com instruções claras para configurar e rodar o projeto localmente (</w:t>
      </w:r>
      <w:proofErr w:type="spellStart"/>
      <w:r w:rsidRPr="00597222">
        <w:rPr>
          <w:rFonts w:ascii="Arial" w:hAnsi="Arial" w:cs="Arial"/>
        </w:rPr>
        <w:t>flutter</w:t>
      </w:r>
      <w:proofErr w:type="spellEnd"/>
      <w:r w:rsidRPr="00597222">
        <w:rPr>
          <w:rFonts w:ascii="Arial" w:hAnsi="Arial" w:cs="Arial"/>
        </w:rPr>
        <w:t xml:space="preserve"> </w:t>
      </w:r>
      <w:proofErr w:type="spellStart"/>
      <w:r w:rsidRPr="00597222">
        <w:rPr>
          <w:rFonts w:ascii="Arial" w:hAnsi="Arial" w:cs="Arial"/>
        </w:rPr>
        <w:t>run</w:t>
      </w:r>
      <w:proofErr w:type="spellEnd"/>
      <w:r w:rsidRPr="00597222">
        <w:rPr>
          <w:rFonts w:ascii="Arial" w:hAnsi="Arial" w:cs="Arial"/>
        </w:rPr>
        <w:t>, </w:t>
      </w:r>
      <w:proofErr w:type="spellStart"/>
      <w:r w:rsidRPr="00597222">
        <w:rPr>
          <w:rFonts w:ascii="Arial" w:hAnsi="Arial" w:cs="Arial"/>
        </w:rPr>
        <w:t>docker-compose</w:t>
      </w:r>
      <w:proofErr w:type="spellEnd"/>
      <w:r w:rsidRPr="00597222">
        <w:rPr>
          <w:rFonts w:ascii="Arial" w:hAnsi="Arial" w:cs="Arial"/>
        </w:rPr>
        <w:t xml:space="preserve"> </w:t>
      </w:r>
      <w:proofErr w:type="spellStart"/>
      <w:r w:rsidRPr="00597222">
        <w:rPr>
          <w:rFonts w:ascii="Arial" w:hAnsi="Arial" w:cs="Arial"/>
        </w:rPr>
        <w:t>up</w:t>
      </w:r>
      <w:proofErr w:type="spellEnd"/>
      <w:r w:rsidRPr="00597222">
        <w:rPr>
          <w:rFonts w:ascii="Arial" w:hAnsi="Arial" w:cs="Arial"/>
        </w:rPr>
        <w:t>).</w:t>
      </w:r>
    </w:p>
    <w:p w14:paraId="1F063320" w14:textId="77777777" w:rsidR="008356FC" w:rsidRPr="00597222" w:rsidRDefault="008356FC" w:rsidP="00FA0AB3">
      <w:pPr>
        <w:numPr>
          <w:ilvl w:val="1"/>
          <w:numId w:val="67"/>
        </w:numPr>
        <w:spacing w:after="0" w:line="240" w:lineRule="auto"/>
        <w:jc w:val="both"/>
        <w:rPr>
          <w:rFonts w:ascii="Arial" w:hAnsi="Arial" w:cs="Arial"/>
        </w:rPr>
      </w:pPr>
      <w:r w:rsidRPr="00597222">
        <w:rPr>
          <w:rFonts w:ascii="Arial" w:hAnsi="Arial" w:cs="Arial"/>
        </w:rPr>
        <w:t>Comentários no código explicando as partes mais complexas da lógica de negócios e da arquitetura.</w:t>
      </w:r>
    </w:p>
    <w:p w14:paraId="4BE40A99" w14:textId="77777777" w:rsidR="008356FC" w:rsidRPr="00597222" w:rsidRDefault="008356FC" w:rsidP="00FA0AB3">
      <w:pPr>
        <w:numPr>
          <w:ilvl w:val="1"/>
          <w:numId w:val="68"/>
        </w:numPr>
        <w:spacing w:after="0" w:line="240" w:lineRule="auto"/>
        <w:jc w:val="both"/>
        <w:rPr>
          <w:rFonts w:ascii="Arial" w:hAnsi="Arial" w:cs="Arial"/>
        </w:rPr>
      </w:pPr>
      <w:r w:rsidRPr="00597222">
        <w:rPr>
          <w:rFonts w:ascii="Arial" w:hAnsi="Arial" w:cs="Arial"/>
        </w:rPr>
        <w:t xml:space="preserve">Uma coleção </w:t>
      </w:r>
      <w:proofErr w:type="spellStart"/>
      <w:r w:rsidRPr="00597222">
        <w:rPr>
          <w:rFonts w:ascii="Arial" w:hAnsi="Arial" w:cs="Arial"/>
        </w:rPr>
        <w:t>Postman</w:t>
      </w:r>
      <w:proofErr w:type="spellEnd"/>
      <w:r w:rsidRPr="00597222">
        <w:rPr>
          <w:rFonts w:ascii="Arial" w:hAnsi="Arial" w:cs="Arial"/>
        </w:rPr>
        <w:t xml:space="preserve"> (ou </w:t>
      </w:r>
      <w:proofErr w:type="gramStart"/>
      <w:r w:rsidRPr="00597222">
        <w:rPr>
          <w:rFonts w:ascii="Arial" w:hAnsi="Arial" w:cs="Arial"/>
        </w:rPr>
        <w:t>arquivo .http</w:t>
      </w:r>
      <w:proofErr w:type="gramEnd"/>
      <w:r w:rsidRPr="00597222">
        <w:rPr>
          <w:rFonts w:ascii="Arial" w:hAnsi="Arial" w:cs="Arial"/>
        </w:rPr>
        <w:t xml:space="preserve"> ) para testar os </w:t>
      </w:r>
      <w:proofErr w:type="spellStart"/>
      <w:r w:rsidRPr="00597222">
        <w:rPr>
          <w:rFonts w:ascii="Arial" w:hAnsi="Arial" w:cs="Arial"/>
        </w:rPr>
        <w:t>endpoints</w:t>
      </w:r>
      <w:proofErr w:type="spellEnd"/>
      <w:r w:rsidRPr="00597222">
        <w:rPr>
          <w:rFonts w:ascii="Arial" w:hAnsi="Arial" w:cs="Arial"/>
        </w:rPr>
        <w:t xml:space="preserve"> da API do backend.</w:t>
      </w:r>
    </w:p>
    <w:p w14:paraId="0EFBE192" w14:textId="77777777" w:rsidR="00B80186" w:rsidRPr="00597222" w:rsidRDefault="00B80186" w:rsidP="005415EB">
      <w:pPr>
        <w:spacing w:after="0" w:line="240" w:lineRule="auto"/>
        <w:jc w:val="both"/>
        <w:rPr>
          <w:rFonts w:ascii="Arial" w:hAnsi="Arial" w:cs="Arial"/>
        </w:rPr>
      </w:pPr>
    </w:p>
    <w:p w14:paraId="3993CC17" w14:textId="6B9A0698" w:rsidR="008356FC" w:rsidRPr="00597222" w:rsidRDefault="005415EB" w:rsidP="005415EB">
      <w:pPr>
        <w:spacing w:after="0" w:line="240" w:lineRule="auto"/>
        <w:jc w:val="both"/>
        <w:rPr>
          <w:rFonts w:ascii="Arial" w:hAnsi="Arial" w:cs="Arial"/>
        </w:rPr>
      </w:pPr>
      <w:r w:rsidRPr="00597222">
        <w:rPr>
          <w:rFonts w:ascii="Arial" w:hAnsi="Arial" w:cs="Arial"/>
        </w:rPr>
        <w:t xml:space="preserve">Qual a ordem técnica e </w:t>
      </w:r>
      <w:r w:rsidR="00071E84" w:rsidRPr="00597222">
        <w:rPr>
          <w:rFonts w:ascii="Arial" w:hAnsi="Arial" w:cs="Arial"/>
        </w:rPr>
        <w:t>cronológica</w:t>
      </w:r>
      <w:r w:rsidRPr="00597222">
        <w:rPr>
          <w:rFonts w:ascii="Arial" w:hAnsi="Arial" w:cs="Arial"/>
        </w:rPr>
        <w:t xml:space="preserve"> do sistema, quero que seja tudo em extrema ordem </w:t>
      </w:r>
      <w:r w:rsidR="00071E84" w:rsidRPr="00597222">
        <w:rPr>
          <w:rFonts w:ascii="Arial" w:hAnsi="Arial" w:cs="Arial"/>
        </w:rPr>
        <w:t>cronológica</w:t>
      </w:r>
      <w:r w:rsidRPr="00597222">
        <w:rPr>
          <w:rFonts w:ascii="Arial" w:hAnsi="Arial" w:cs="Arial"/>
        </w:rPr>
        <w:t>, quando você pede para fazer isso ou aquilo</w:t>
      </w:r>
      <w:r w:rsidR="00425158" w:rsidRPr="00597222">
        <w:rPr>
          <w:rFonts w:ascii="Arial" w:hAnsi="Arial" w:cs="Arial"/>
        </w:rPr>
        <w:t xml:space="preserve"> como </w:t>
      </w:r>
      <w:r w:rsidRPr="00597222">
        <w:rPr>
          <w:rFonts w:ascii="Arial" w:hAnsi="Arial" w:cs="Arial"/>
        </w:rPr>
        <w:t>por exemplo: {"</w:t>
      </w:r>
      <w:r w:rsidR="00425158" w:rsidRPr="00597222">
        <w:rPr>
          <w:rFonts w:ascii="Arial" w:hAnsi="Arial" w:cs="Arial"/>
        </w:rPr>
        <w:t xml:space="preserve"> Se quiser, posso seguir com o fluxo técnico de </w:t>
      </w:r>
      <w:r w:rsidR="00425158" w:rsidRPr="00597222">
        <w:rPr>
          <w:rFonts w:ascii="Arial" w:hAnsi="Arial" w:cs="Arial"/>
          <w:b/>
          <w:bCs/>
        </w:rPr>
        <w:t>relatórios informativos</w:t>
      </w:r>
      <w:r w:rsidR="00425158" w:rsidRPr="00597222">
        <w:rPr>
          <w:rFonts w:ascii="Arial" w:hAnsi="Arial" w:cs="Arial"/>
        </w:rPr>
        <w:t xml:space="preserve">, ou desenhar o painel de </w:t>
      </w:r>
      <w:r w:rsidR="00425158" w:rsidRPr="00597222">
        <w:rPr>
          <w:rFonts w:ascii="Arial" w:hAnsi="Arial" w:cs="Arial"/>
          <w:b/>
          <w:bCs/>
        </w:rPr>
        <w:t>configurações e permissões</w:t>
      </w:r>
      <w:r w:rsidR="00425158" w:rsidRPr="00597222">
        <w:rPr>
          <w:rFonts w:ascii="Arial" w:hAnsi="Arial" w:cs="Arial"/>
        </w:rPr>
        <w:t xml:space="preserve"> do app. É só me dizer!</w:t>
      </w:r>
      <w:r w:rsidRPr="00597222">
        <w:rPr>
          <w:rFonts w:ascii="Arial" w:hAnsi="Arial" w:cs="Arial"/>
        </w:rPr>
        <w:t>"}, fiquei com duas opções sem saber qual cronologicamente</w:t>
      </w:r>
      <w:r w:rsidR="000B388B" w:rsidRPr="00597222">
        <w:rPr>
          <w:rFonts w:ascii="Arial" w:hAnsi="Arial" w:cs="Arial"/>
        </w:rPr>
        <w:t xml:space="preserve"> e tecnicamente </w:t>
      </w:r>
      <w:r w:rsidRPr="00597222">
        <w:rPr>
          <w:rFonts w:ascii="Arial" w:hAnsi="Arial" w:cs="Arial"/>
        </w:rPr>
        <w:t>é a correta, você me entende, vamos</w:t>
      </w:r>
      <w:r w:rsidR="000B388B" w:rsidRPr="00597222">
        <w:rPr>
          <w:rFonts w:ascii="Arial" w:hAnsi="Arial" w:cs="Arial"/>
        </w:rPr>
        <w:t xml:space="preserve"> fazer tudo cronologicamente e tecnicamente correto</w:t>
      </w:r>
      <w:r w:rsidR="00872BAE" w:rsidRPr="00597222">
        <w:rPr>
          <w:rFonts w:ascii="Arial" w:hAnsi="Arial" w:cs="Arial"/>
        </w:rPr>
        <w:t>, para que ao final de cada processo</w:t>
      </w:r>
      <w:r w:rsidR="00DE0629" w:rsidRPr="00597222">
        <w:rPr>
          <w:rFonts w:ascii="Arial" w:hAnsi="Arial" w:cs="Arial"/>
        </w:rPr>
        <w:t xml:space="preserve"> este processo possa estar totalmente concluído</w:t>
      </w:r>
      <w:r w:rsidR="0048764D" w:rsidRPr="00597222">
        <w:rPr>
          <w:rFonts w:ascii="Arial" w:hAnsi="Arial" w:cs="Arial"/>
        </w:rPr>
        <w:t xml:space="preserve">. Lembrando que, </w:t>
      </w:r>
      <w:r w:rsidRPr="00597222">
        <w:rPr>
          <w:rFonts w:ascii="Arial" w:hAnsi="Arial" w:cs="Arial"/>
        </w:rPr>
        <w:t>nunca, mas nunca mesmo</w:t>
      </w:r>
      <w:r w:rsidR="003359F7" w:rsidRPr="00597222">
        <w:rPr>
          <w:rFonts w:ascii="Arial" w:hAnsi="Arial" w:cs="Arial"/>
        </w:rPr>
        <w:t xml:space="preserve">, </w:t>
      </w:r>
      <w:r w:rsidRPr="00597222">
        <w:rPr>
          <w:rFonts w:ascii="Arial" w:hAnsi="Arial" w:cs="Arial"/>
        </w:rPr>
        <w:t xml:space="preserve">ao final de cada passo </w:t>
      </w:r>
      <w:r w:rsidR="003359F7" w:rsidRPr="00597222">
        <w:rPr>
          <w:rFonts w:ascii="Arial" w:hAnsi="Arial" w:cs="Arial"/>
        </w:rPr>
        <w:t xml:space="preserve">me sugira </w:t>
      </w:r>
      <w:r w:rsidRPr="00597222">
        <w:rPr>
          <w:rFonts w:ascii="Arial" w:hAnsi="Arial" w:cs="Arial"/>
        </w:rPr>
        <w:t>mais de uma opçã</w:t>
      </w:r>
      <w:r w:rsidR="003359F7" w:rsidRPr="00597222">
        <w:rPr>
          <w:rFonts w:ascii="Arial" w:hAnsi="Arial" w:cs="Arial"/>
        </w:rPr>
        <w:t xml:space="preserve">o para ser </w:t>
      </w:r>
      <w:r w:rsidRPr="00597222">
        <w:rPr>
          <w:rFonts w:ascii="Arial" w:hAnsi="Arial" w:cs="Arial"/>
        </w:rPr>
        <w:t>executada.</w:t>
      </w:r>
      <w:r w:rsidR="003359F7" w:rsidRPr="00597222">
        <w:rPr>
          <w:rFonts w:ascii="Arial" w:hAnsi="Arial" w:cs="Arial"/>
        </w:rPr>
        <w:t xml:space="preserve"> Estamos </w:t>
      </w:r>
      <w:r w:rsidR="00390463" w:rsidRPr="00597222">
        <w:rPr>
          <w:rFonts w:ascii="Arial" w:hAnsi="Arial" w:cs="Arial"/>
        </w:rPr>
        <w:t>entendidos.</w:t>
      </w:r>
    </w:p>
    <w:p w14:paraId="74A79E6E" w14:textId="77777777" w:rsidR="00497705" w:rsidRPr="00597222" w:rsidRDefault="00497705" w:rsidP="003964C9">
      <w:pPr>
        <w:spacing w:after="0" w:line="240" w:lineRule="auto"/>
        <w:jc w:val="both"/>
        <w:rPr>
          <w:rFonts w:ascii="Arial" w:hAnsi="Arial" w:cs="Arial"/>
        </w:rPr>
      </w:pPr>
    </w:p>
    <w:p w14:paraId="0D3BC4FA" w14:textId="77777777" w:rsidR="00497705" w:rsidRPr="00597222" w:rsidRDefault="00497705" w:rsidP="003964C9">
      <w:pPr>
        <w:spacing w:after="0" w:line="240" w:lineRule="auto"/>
        <w:jc w:val="both"/>
        <w:rPr>
          <w:rFonts w:ascii="Arial" w:hAnsi="Arial" w:cs="Arial"/>
        </w:rPr>
      </w:pPr>
    </w:p>
    <w:p w14:paraId="2E8F1D63" w14:textId="77777777" w:rsidR="00B80186" w:rsidRPr="00597222" w:rsidRDefault="00B80186" w:rsidP="00937C9C">
      <w:pPr>
        <w:spacing w:after="0" w:line="240" w:lineRule="auto"/>
        <w:jc w:val="both"/>
        <w:rPr>
          <w:rFonts w:ascii="Arial" w:hAnsi="Arial" w:cs="Arial"/>
        </w:rPr>
      </w:pPr>
    </w:p>
    <w:p w14:paraId="69658F3B" w14:textId="77777777" w:rsidR="00B80186" w:rsidRPr="00597222" w:rsidRDefault="00B80186" w:rsidP="00937C9C">
      <w:pPr>
        <w:spacing w:after="0" w:line="240" w:lineRule="auto"/>
        <w:jc w:val="both"/>
        <w:rPr>
          <w:rFonts w:ascii="Arial" w:hAnsi="Arial" w:cs="Arial"/>
        </w:rPr>
      </w:pPr>
    </w:p>
    <w:p w14:paraId="28E9192B" w14:textId="11773F32" w:rsidR="005B38D2" w:rsidRPr="00597222" w:rsidRDefault="005B38D2" w:rsidP="00937C9C">
      <w:pPr>
        <w:spacing w:after="0" w:line="240" w:lineRule="auto"/>
        <w:jc w:val="both"/>
        <w:rPr>
          <w:rFonts w:ascii="Arial" w:hAnsi="Arial" w:cs="Arial"/>
        </w:rPr>
      </w:pPr>
      <w:r w:rsidRPr="00597222">
        <w:rPr>
          <w:rFonts w:ascii="Arial" w:hAnsi="Arial" w:cs="Arial"/>
        </w:rPr>
        <w:t>Implementar estas informações</w:t>
      </w:r>
    </w:p>
    <w:p w14:paraId="32B0C012" w14:textId="77777777" w:rsidR="005B38D2" w:rsidRPr="00597222" w:rsidRDefault="005B38D2" w:rsidP="00937C9C">
      <w:pPr>
        <w:spacing w:after="0" w:line="240" w:lineRule="auto"/>
        <w:jc w:val="both"/>
        <w:rPr>
          <w:rFonts w:ascii="Arial" w:hAnsi="Arial" w:cs="Arial"/>
        </w:rPr>
      </w:pPr>
    </w:p>
    <w:p w14:paraId="77C954D1" w14:textId="7A2B7E81" w:rsidR="00497705" w:rsidRPr="00597222" w:rsidRDefault="001C6BCC" w:rsidP="00937C9C">
      <w:pPr>
        <w:spacing w:after="0" w:line="240" w:lineRule="auto"/>
        <w:jc w:val="both"/>
        <w:rPr>
          <w:rFonts w:ascii="Arial" w:hAnsi="Arial" w:cs="Arial"/>
        </w:rPr>
      </w:pPr>
      <w:r w:rsidRPr="00597222">
        <w:rPr>
          <w:rFonts w:ascii="Arial" w:hAnsi="Arial" w:cs="Arial"/>
        </w:rPr>
        <w:t xml:space="preserve">Analise o texto e veja a viabilidade </w:t>
      </w:r>
      <w:r w:rsidR="005B38D2" w:rsidRPr="00597222">
        <w:rPr>
          <w:rFonts w:ascii="Arial" w:hAnsi="Arial" w:cs="Arial"/>
        </w:rPr>
        <w:t>de fazer i</w:t>
      </w:r>
      <w:r w:rsidR="002E0B0C" w:rsidRPr="00597222">
        <w:rPr>
          <w:rFonts w:ascii="Arial" w:hAnsi="Arial" w:cs="Arial"/>
        </w:rPr>
        <w:t>mplementar estas informações</w:t>
      </w:r>
      <w:r w:rsidR="00B80186" w:rsidRPr="00597222">
        <w:rPr>
          <w:rFonts w:ascii="Arial" w:hAnsi="Arial" w:cs="Arial"/>
        </w:rPr>
        <w:t xml:space="preserve"> para categoria </w:t>
      </w:r>
      <w:r w:rsidR="00915C35" w:rsidRPr="00597222">
        <w:rPr>
          <w:rFonts w:ascii="Arial" w:hAnsi="Arial" w:cs="Arial"/>
        </w:rPr>
        <w:t>Agendamentos</w:t>
      </w:r>
      <w:r w:rsidR="002E0B0C" w:rsidRPr="00597222">
        <w:rPr>
          <w:rFonts w:ascii="Arial" w:hAnsi="Arial" w:cs="Arial"/>
        </w:rPr>
        <w:t>:</w:t>
      </w:r>
      <w:r w:rsidR="00497705" w:rsidRPr="00597222">
        <w:rPr>
          <w:rFonts w:ascii="Arial" w:hAnsi="Arial" w:cs="Arial"/>
        </w:rPr>
        <w:t xml:space="preserve"> </w:t>
      </w:r>
    </w:p>
    <w:p w14:paraId="0F2CFC59" w14:textId="77777777" w:rsidR="00B80186" w:rsidRPr="00B80186" w:rsidRDefault="00B80186" w:rsidP="00B80186">
      <w:pPr>
        <w:spacing w:after="0" w:line="240" w:lineRule="auto"/>
        <w:jc w:val="both"/>
        <w:rPr>
          <w:rFonts w:ascii="Arial" w:hAnsi="Arial" w:cs="Arial"/>
        </w:rPr>
      </w:pPr>
      <w:r w:rsidRPr="00B80186">
        <w:rPr>
          <w:rFonts w:ascii="Arial" w:hAnsi="Arial" w:cs="Arial"/>
          <w:b/>
          <w:bCs/>
        </w:rPr>
        <w:t xml:space="preserve">O período ideal para lembretes de consultas e exames é entre 24 </w:t>
      </w:r>
      <w:proofErr w:type="gramStart"/>
      <w:r w:rsidRPr="00B80186">
        <w:rPr>
          <w:rFonts w:ascii="Arial" w:hAnsi="Arial" w:cs="Arial"/>
          <w:b/>
          <w:bCs/>
        </w:rPr>
        <w:t>a</w:t>
      </w:r>
      <w:proofErr w:type="gramEnd"/>
      <w:r w:rsidRPr="00B80186">
        <w:rPr>
          <w:rFonts w:ascii="Arial" w:hAnsi="Arial" w:cs="Arial"/>
          <w:b/>
          <w:bCs/>
        </w:rPr>
        <w:t xml:space="preserve"> 72 horas antes do compromisso, com reforço no mesmo dia. Estudos mostram que essa janela reduz faltas em até 50%.</w:t>
      </w:r>
    </w:p>
    <w:p w14:paraId="4BD9A564" w14:textId="77777777" w:rsidR="00B80186" w:rsidRPr="00B80186" w:rsidRDefault="00B80186" w:rsidP="00B80186">
      <w:pPr>
        <w:spacing w:after="0" w:line="240" w:lineRule="auto"/>
        <w:jc w:val="both"/>
        <w:rPr>
          <w:rFonts w:ascii="Arial" w:hAnsi="Arial" w:cs="Arial"/>
        </w:rPr>
      </w:pPr>
      <w:r w:rsidRPr="00B80186">
        <w:rPr>
          <w:rFonts w:ascii="Arial" w:hAnsi="Arial" w:cs="Arial"/>
        </w:rPr>
        <w:t>Aqui está um resumo das melhores práticas e evidências sobre o envio de lembretes médicos:</w:t>
      </w:r>
    </w:p>
    <w:p w14:paraId="77AADCF8" w14:textId="77777777" w:rsidR="00B80186" w:rsidRPr="00B80186" w:rsidRDefault="00B80186" w:rsidP="00B80186">
      <w:pPr>
        <w:spacing w:after="0" w:line="240" w:lineRule="auto"/>
        <w:jc w:val="both"/>
        <w:rPr>
          <w:rFonts w:ascii="Arial" w:hAnsi="Arial" w:cs="Arial"/>
          <w:b/>
          <w:bCs/>
        </w:rPr>
      </w:pPr>
      <w:r w:rsidRPr="00B80186">
        <w:rPr>
          <w:rFonts w:ascii="Segoe UI Emoji" w:hAnsi="Segoe UI Emoji" w:cs="Segoe UI Emoji"/>
          <w:b/>
          <w:bCs/>
        </w:rPr>
        <w:t>🕒</w:t>
      </w:r>
      <w:r w:rsidRPr="00B80186">
        <w:rPr>
          <w:rFonts w:ascii="Arial" w:hAnsi="Arial" w:cs="Arial"/>
          <w:b/>
          <w:bCs/>
        </w:rPr>
        <w:t xml:space="preserve"> Melhor Momento para Enviar Lembretes</w:t>
      </w:r>
    </w:p>
    <w:p w14:paraId="70EC08A8" w14:textId="77777777" w:rsidR="00B80186" w:rsidRPr="00B80186" w:rsidRDefault="00B80186" w:rsidP="00083F26">
      <w:pPr>
        <w:numPr>
          <w:ilvl w:val="0"/>
          <w:numId w:val="71"/>
        </w:numPr>
        <w:spacing w:after="0" w:line="240" w:lineRule="auto"/>
        <w:jc w:val="both"/>
        <w:rPr>
          <w:rFonts w:ascii="Arial" w:hAnsi="Arial" w:cs="Arial"/>
        </w:rPr>
      </w:pPr>
      <w:r w:rsidRPr="00B80186">
        <w:rPr>
          <w:rFonts w:ascii="Arial" w:hAnsi="Arial" w:cs="Arial"/>
          <w:b/>
          <w:bCs/>
        </w:rPr>
        <w:t>72 horas antes da consulta</w:t>
      </w:r>
      <w:r w:rsidRPr="00B80186">
        <w:rPr>
          <w:rFonts w:ascii="Arial" w:hAnsi="Arial" w:cs="Arial"/>
        </w:rPr>
        <w:t>: Ideal para permitir tempo de reorganização da agenda, reagendamento ou cancelamento, se necessário.</w:t>
      </w:r>
    </w:p>
    <w:p w14:paraId="2A150AE5" w14:textId="77777777" w:rsidR="00B80186" w:rsidRPr="00B80186" w:rsidRDefault="00B80186" w:rsidP="00083F26">
      <w:pPr>
        <w:numPr>
          <w:ilvl w:val="0"/>
          <w:numId w:val="71"/>
        </w:numPr>
        <w:spacing w:after="0" w:line="240" w:lineRule="auto"/>
        <w:jc w:val="both"/>
        <w:rPr>
          <w:rFonts w:ascii="Arial" w:hAnsi="Arial" w:cs="Arial"/>
        </w:rPr>
      </w:pPr>
      <w:r w:rsidRPr="00B80186">
        <w:rPr>
          <w:rFonts w:ascii="Arial" w:hAnsi="Arial" w:cs="Arial"/>
          <w:b/>
          <w:bCs/>
        </w:rPr>
        <w:t>24 horas antes</w:t>
      </w:r>
      <w:r w:rsidRPr="00B80186">
        <w:rPr>
          <w:rFonts w:ascii="Arial" w:hAnsi="Arial" w:cs="Arial"/>
        </w:rPr>
        <w:t>: Reforça o compromisso e reduz esquecimentos, especialmente em rotinas agitadas.</w:t>
      </w:r>
    </w:p>
    <w:p w14:paraId="044FC265" w14:textId="77777777" w:rsidR="00B80186" w:rsidRPr="00B80186" w:rsidRDefault="00B80186" w:rsidP="00083F26">
      <w:pPr>
        <w:numPr>
          <w:ilvl w:val="0"/>
          <w:numId w:val="71"/>
        </w:numPr>
        <w:spacing w:after="0" w:line="240" w:lineRule="auto"/>
        <w:jc w:val="both"/>
        <w:rPr>
          <w:rFonts w:ascii="Arial" w:hAnsi="Arial" w:cs="Arial"/>
        </w:rPr>
      </w:pPr>
      <w:r w:rsidRPr="00B80186">
        <w:rPr>
          <w:rFonts w:ascii="Arial" w:hAnsi="Arial" w:cs="Arial"/>
          <w:b/>
          <w:bCs/>
        </w:rPr>
        <w:t>No dia da consulta (2 a 4 horas antes)</w:t>
      </w:r>
      <w:r w:rsidRPr="00B80186">
        <w:rPr>
          <w:rFonts w:ascii="Arial" w:hAnsi="Arial" w:cs="Arial"/>
        </w:rPr>
        <w:t>: Serve como lembrete final, especialmente eficaz para pacientes com dificuldade de memória ou múltiplos compromissos.</w:t>
      </w:r>
    </w:p>
    <w:p w14:paraId="02E14FF2" w14:textId="77777777" w:rsidR="00B80186" w:rsidRPr="00B80186" w:rsidRDefault="00B80186" w:rsidP="00B80186">
      <w:pPr>
        <w:spacing w:after="0" w:line="240" w:lineRule="auto"/>
        <w:jc w:val="both"/>
        <w:rPr>
          <w:rFonts w:ascii="Arial" w:hAnsi="Arial" w:cs="Arial"/>
        </w:rPr>
      </w:pPr>
      <w:r w:rsidRPr="00B80186">
        <w:rPr>
          <w:rFonts w:ascii="Arial" w:hAnsi="Arial" w:cs="Arial"/>
        </w:rPr>
        <w:t xml:space="preserve">Essa combinação de lembretes escalonados é considerada a mais eficaz para </w:t>
      </w:r>
      <w:r w:rsidRPr="00B80186">
        <w:rPr>
          <w:rFonts w:ascii="Arial" w:hAnsi="Arial" w:cs="Arial"/>
          <w:b/>
          <w:bCs/>
        </w:rPr>
        <w:t>reduzir o absenteísmo em até 50%</w:t>
      </w:r>
      <w:r w:rsidRPr="00B80186">
        <w:rPr>
          <w:rFonts w:ascii="Arial" w:hAnsi="Arial" w:cs="Arial"/>
        </w:rPr>
        <w:t>.</w:t>
      </w:r>
    </w:p>
    <w:p w14:paraId="18C4B3AF" w14:textId="77777777" w:rsidR="00B80186" w:rsidRPr="00B80186" w:rsidRDefault="00B80186" w:rsidP="00B80186">
      <w:pPr>
        <w:spacing w:after="0" w:line="240" w:lineRule="auto"/>
        <w:jc w:val="both"/>
        <w:rPr>
          <w:rFonts w:ascii="Arial" w:hAnsi="Arial" w:cs="Arial"/>
          <w:b/>
          <w:bCs/>
        </w:rPr>
      </w:pPr>
      <w:r w:rsidRPr="00B80186">
        <w:rPr>
          <w:rFonts w:ascii="Segoe UI Emoji" w:hAnsi="Segoe UI Emoji" w:cs="Segoe UI Emoji"/>
          <w:b/>
          <w:bCs/>
        </w:rPr>
        <w:t>📱</w:t>
      </w:r>
      <w:r w:rsidRPr="00B80186">
        <w:rPr>
          <w:rFonts w:ascii="Arial" w:hAnsi="Arial" w:cs="Arial"/>
          <w:b/>
          <w:bCs/>
        </w:rPr>
        <w:t xml:space="preserve"> Canais de Comunicação Recomendados</w:t>
      </w:r>
    </w:p>
    <w:p w14:paraId="4D2DFFF7" w14:textId="77777777" w:rsidR="00B80186" w:rsidRPr="00B80186" w:rsidRDefault="00B80186" w:rsidP="00083F26">
      <w:pPr>
        <w:numPr>
          <w:ilvl w:val="0"/>
          <w:numId w:val="72"/>
        </w:numPr>
        <w:spacing w:after="0" w:line="240" w:lineRule="auto"/>
        <w:jc w:val="both"/>
        <w:rPr>
          <w:rFonts w:ascii="Arial" w:hAnsi="Arial" w:cs="Arial"/>
        </w:rPr>
      </w:pPr>
      <w:r w:rsidRPr="00B80186">
        <w:rPr>
          <w:rFonts w:ascii="Arial" w:hAnsi="Arial" w:cs="Arial"/>
          <w:b/>
          <w:bCs/>
        </w:rPr>
        <w:t>WhatsApp e SMS</w:t>
      </w:r>
      <w:r w:rsidRPr="00B80186">
        <w:rPr>
          <w:rFonts w:ascii="Arial" w:hAnsi="Arial" w:cs="Arial"/>
        </w:rPr>
        <w:t>: Altamente eficazes por serem diretos e acessíveis.</w:t>
      </w:r>
    </w:p>
    <w:p w14:paraId="78C18AD5" w14:textId="77777777" w:rsidR="00B80186" w:rsidRPr="00B80186" w:rsidRDefault="00B80186" w:rsidP="00083F26">
      <w:pPr>
        <w:numPr>
          <w:ilvl w:val="0"/>
          <w:numId w:val="72"/>
        </w:numPr>
        <w:spacing w:after="0" w:line="240" w:lineRule="auto"/>
        <w:jc w:val="both"/>
        <w:rPr>
          <w:rFonts w:ascii="Arial" w:hAnsi="Arial" w:cs="Arial"/>
        </w:rPr>
      </w:pPr>
      <w:r w:rsidRPr="00B80186">
        <w:rPr>
          <w:rFonts w:ascii="Arial" w:hAnsi="Arial" w:cs="Arial"/>
          <w:b/>
          <w:bCs/>
        </w:rPr>
        <w:lastRenderedPageBreak/>
        <w:t>E-mail</w:t>
      </w:r>
      <w:r w:rsidRPr="00B80186">
        <w:rPr>
          <w:rFonts w:ascii="Arial" w:hAnsi="Arial" w:cs="Arial"/>
        </w:rPr>
        <w:t>: Útil para informações mais detalhadas, mas menos eficaz como alerta imediato.</w:t>
      </w:r>
    </w:p>
    <w:p w14:paraId="33F800FF" w14:textId="77777777" w:rsidR="00B80186" w:rsidRPr="00B80186" w:rsidRDefault="00B80186" w:rsidP="00083F26">
      <w:pPr>
        <w:numPr>
          <w:ilvl w:val="0"/>
          <w:numId w:val="72"/>
        </w:numPr>
        <w:spacing w:after="0" w:line="240" w:lineRule="auto"/>
        <w:jc w:val="both"/>
        <w:rPr>
          <w:rFonts w:ascii="Arial" w:hAnsi="Arial" w:cs="Arial"/>
        </w:rPr>
      </w:pPr>
      <w:r w:rsidRPr="00B80186">
        <w:rPr>
          <w:rFonts w:ascii="Arial" w:hAnsi="Arial" w:cs="Arial"/>
          <w:b/>
          <w:bCs/>
        </w:rPr>
        <w:t>Notificações via app</w:t>
      </w:r>
      <w:r w:rsidRPr="00B80186">
        <w:rPr>
          <w:rFonts w:ascii="Arial" w:hAnsi="Arial" w:cs="Arial"/>
        </w:rPr>
        <w:t>: Ideal para usuários ativos no aplicativo, com possibilidade de interação (confirmar, reagendar, cancelar).</w:t>
      </w:r>
    </w:p>
    <w:p w14:paraId="4C4AF49A" w14:textId="77777777" w:rsidR="00B80186" w:rsidRPr="00B80186" w:rsidRDefault="00B80186" w:rsidP="00B80186">
      <w:pPr>
        <w:spacing w:after="0" w:line="240" w:lineRule="auto"/>
        <w:jc w:val="both"/>
        <w:rPr>
          <w:rFonts w:ascii="Arial" w:hAnsi="Arial" w:cs="Arial"/>
          <w:b/>
          <w:bCs/>
        </w:rPr>
      </w:pPr>
      <w:r w:rsidRPr="00B80186">
        <w:rPr>
          <w:rFonts w:ascii="Segoe UI Emoji" w:hAnsi="Segoe UI Emoji" w:cs="Segoe UI Emoji"/>
          <w:b/>
          <w:bCs/>
        </w:rPr>
        <w:t>📊</w:t>
      </w:r>
      <w:r w:rsidRPr="00B80186">
        <w:rPr>
          <w:rFonts w:ascii="Arial" w:hAnsi="Arial" w:cs="Arial"/>
          <w:b/>
          <w:bCs/>
        </w:rPr>
        <w:t xml:space="preserve"> Benefícios Comprovados</w:t>
      </w:r>
    </w:p>
    <w:p w14:paraId="72969A19" w14:textId="77777777" w:rsidR="00B80186" w:rsidRPr="00B80186" w:rsidRDefault="00B80186" w:rsidP="00083F26">
      <w:pPr>
        <w:numPr>
          <w:ilvl w:val="0"/>
          <w:numId w:val="73"/>
        </w:numPr>
        <w:spacing w:after="0" w:line="240" w:lineRule="auto"/>
        <w:jc w:val="both"/>
        <w:rPr>
          <w:rFonts w:ascii="Arial" w:hAnsi="Arial" w:cs="Arial"/>
        </w:rPr>
      </w:pPr>
      <w:r w:rsidRPr="00B80186">
        <w:rPr>
          <w:rFonts w:ascii="Arial" w:hAnsi="Arial" w:cs="Arial"/>
          <w:b/>
          <w:bCs/>
        </w:rPr>
        <w:t>Melhora na adesão ao tratamento</w:t>
      </w:r>
      <w:r w:rsidRPr="00B80186">
        <w:rPr>
          <w:rFonts w:ascii="Arial" w:hAnsi="Arial" w:cs="Arial"/>
        </w:rPr>
        <w:t>: Pacientes em acompanhamento contínuo tendem a manter o plano terapêutico com lembretes regulares.</w:t>
      </w:r>
    </w:p>
    <w:p w14:paraId="16A2AF57" w14:textId="77777777" w:rsidR="00B80186" w:rsidRPr="00B80186" w:rsidRDefault="00B80186" w:rsidP="00083F26">
      <w:pPr>
        <w:numPr>
          <w:ilvl w:val="0"/>
          <w:numId w:val="73"/>
        </w:numPr>
        <w:spacing w:after="0" w:line="240" w:lineRule="auto"/>
        <w:jc w:val="both"/>
        <w:rPr>
          <w:rFonts w:ascii="Arial" w:hAnsi="Arial" w:cs="Arial"/>
        </w:rPr>
      </w:pPr>
      <w:r w:rsidRPr="00B80186">
        <w:rPr>
          <w:rFonts w:ascii="Arial" w:hAnsi="Arial" w:cs="Arial"/>
          <w:b/>
          <w:bCs/>
        </w:rPr>
        <w:t>Redução de perdas financeiras</w:t>
      </w:r>
      <w:r w:rsidRPr="00B80186">
        <w:rPr>
          <w:rFonts w:ascii="Arial" w:hAnsi="Arial" w:cs="Arial"/>
        </w:rPr>
        <w:t>: Menos faltas significam melhor aproveitamento da agenda e menos desperdício de recursos.</w:t>
      </w:r>
    </w:p>
    <w:p w14:paraId="7A2D52A0" w14:textId="77777777" w:rsidR="00B80186" w:rsidRPr="00B80186" w:rsidRDefault="00B80186" w:rsidP="00083F26">
      <w:pPr>
        <w:numPr>
          <w:ilvl w:val="0"/>
          <w:numId w:val="73"/>
        </w:numPr>
        <w:spacing w:after="0" w:line="240" w:lineRule="auto"/>
        <w:jc w:val="both"/>
        <w:rPr>
          <w:rFonts w:ascii="Arial" w:hAnsi="Arial" w:cs="Arial"/>
        </w:rPr>
      </w:pPr>
      <w:r w:rsidRPr="00B80186">
        <w:rPr>
          <w:rFonts w:ascii="Arial" w:hAnsi="Arial" w:cs="Arial"/>
          <w:b/>
          <w:bCs/>
        </w:rPr>
        <w:t>Fortalecimento do vínculo com o paciente</w:t>
      </w:r>
      <w:r w:rsidRPr="00B80186">
        <w:rPr>
          <w:rFonts w:ascii="Arial" w:hAnsi="Arial" w:cs="Arial"/>
        </w:rPr>
        <w:t>: Lembretes personalizados demonstram cuidado e atenção, aumentando a satisfação e confiança.</w:t>
      </w:r>
    </w:p>
    <w:p w14:paraId="37C7C2E8" w14:textId="77777777" w:rsidR="00B80186" w:rsidRPr="00B80186" w:rsidRDefault="00B80186" w:rsidP="00B80186">
      <w:pPr>
        <w:spacing w:after="0" w:line="240" w:lineRule="auto"/>
        <w:jc w:val="both"/>
        <w:rPr>
          <w:rFonts w:ascii="Arial" w:hAnsi="Arial" w:cs="Arial"/>
          <w:b/>
          <w:bCs/>
        </w:rPr>
      </w:pPr>
      <w:r w:rsidRPr="00B80186">
        <w:rPr>
          <w:rFonts w:ascii="Segoe UI Emoji" w:hAnsi="Segoe UI Emoji" w:cs="Segoe UI Emoji"/>
          <w:b/>
          <w:bCs/>
        </w:rPr>
        <w:t>🔄</w:t>
      </w:r>
      <w:r w:rsidRPr="00B80186">
        <w:rPr>
          <w:rFonts w:ascii="Arial" w:hAnsi="Arial" w:cs="Arial"/>
          <w:b/>
          <w:bCs/>
        </w:rPr>
        <w:t xml:space="preserve"> Automação e Personalização</w:t>
      </w:r>
    </w:p>
    <w:p w14:paraId="058CFEA6" w14:textId="77777777" w:rsidR="00B80186" w:rsidRPr="00B80186" w:rsidRDefault="00B80186" w:rsidP="00B80186">
      <w:pPr>
        <w:spacing w:after="0" w:line="240" w:lineRule="auto"/>
        <w:jc w:val="both"/>
        <w:rPr>
          <w:rFonts w:ascii="Arial" w:hAnsi="Arial" w:cs="Arial"/>
        </w:rPr>
      </w:pPr>
      <w:r w:rsidRPr="00B80186">
        <w:rPr>
          <w:rFonts w:ascii="Arial" w:hAnsi="Arial" w:cs="Arial"/>
        </w:rPr>
        <w:t>Sistemas modernos permitem configurar lembretes automáticos com base nas preferências do paciente (horário, canal, frequência), além de oferecer opções de confirmação ou reagendamento</w:t>
      </w:r>
    </w:p>
    <w:p w14:paraId="44F95CB3" w14:textId="77777777" w:rsidR="00B80186" w:rsidRPr="00597222" w:rsidRDefault="00B80186" w:rsidP="00937C9C">
      <w:pPr>
        <w:spacing w:after="0" w:line="240" w:lineRule="auto"/>
        <w:jc w:val="both"/>
        <w:rPr>
          <w:rFonts w:ascii="Arial" w:hAnsi="Arial" w:cs="Arial"/>
        </w:rPr>
      </w:pPr>
    </w:p>
    <w:p w14:paraId="4B8D9F90" w14:textId="0B4206DB" w:rsidR="0073244E" w:rsidRPr="00597222" w:rsidRDefault="00036FA4" w:rsidP="00D517FB">
      <w:pPr>
        <w:spacing w:after="0" w:line="240" w:lineRule="auto"/>
        <w:jc w:val="both"/>
        <w:rPr>
          <w:rFonts w:ascii="Arial" w:hAnsi="Arial" w:cs="Arial"/>
        </w:rPr>
      </w:pPr>
      <w:r w:rsidRPr="00597222">
        <w:rPr>
          <w:rFonts w:ascii="Arial" w:hAnsi="Arial" w:cs="Arial"/>
        </w:rPr>
        <w:t>Implementar o app SaaS {“Saúde Ciclo da Vida”}, co</w:t>
      </w:r>
      <w:r w:rsidR="003670BC" w:rsidRPr="00597222">
        <w:rPr>
          <w:rFonts w:ascii="Arial" w:hAnsi="Arial" w:cs="Arial"/>
        </w:rPr>
        <w:t>m estas informações:</w:t>
      </w:r>
    </w:p>
    <w:p w14:paraId="3FD88BC6" w14:textId="77777777" w:rsidR="00DC0556" w:rsidRPr="00597222" w:rsidRDefault="00DC0556" w:rsidP="0073244E">
      <w:pPr>
        <w:spacing w:after="0" w:line="240" w:lineRule="auto"/>
        <w:jc w:val="both"/>
        <w:rPr>
          <w:rFonts w:ascii="Arial" w:hAnsi="Arial" w:cs="Arial"/>
        </w:rPr>
      </w:pPr>
    </w:p>
    <w:p w14:paraId="60A0EEE2" w14:textId="79042B56" w:rsidR="00747C29" w:rsidRPr="00597222" w:rsidRDefault="00747C29" w:rsidP="0073244E">
      <w:pPr>
        <w:spacing w:after="0" w:line="240" w:lineRule="auto"/>
        <w:jc w:val="both"/>
        <w:rPr>
          <w:rFonts w:ascii="Arial" w:hAnsi="Arial" w:cs="Arial"/>
        </w:rPr>
      </w:pPr>
      <w:r w:rsidRPr="00597222">
        <w:rPr>
          <w:rFonts w:ascii="Arial" w:hAnsi="Arial" w:cs="Arial"/>
        </w:rPr>
        <w:t>=============================================================</w:t>
      </w:r>
    </w:p>
    <w:p w14:paraId="3980788C" w14:textId="77777777" w:rsidR="00747C29" w:rsidRPr="00597222" w:rsidRDefault="00747C29" w:rsidP="00747C29">
      <w:pPr>
        <w:spacing w:after="0" w:line="240" w:lineRule="auto"/>
        <w:jc w:val="both"/>
        <w:rPr>
          <w:rFonts w:ascii="Arial" w:hAnsi="Arial" w:cs="Arial"/>
        </w:rPr>
      </w:pPr>
    </w:p>
    <w:p w14:paraId="15465D51" w14:textId="6E5BD854" w:rsidR="00747C29" w:rsidRPr="00597222" w:rsidRDefault="00747C29" w:rsidP="00747C29">
      <w:pPr>
        <w:spacing w:after="0" w:line="240" w:lineRule="auto"/>
        <w:jc w:val="both"/>
        <w:rPr>
          <w:rFonts w:ascii="Arial" w:hAnsi="Arial" w:cs="Arial"/>
        </w:rPr>
      </w:pPr>
      <w:r w:rsidRPr="00597222">
        <w:rPr>
          <w:rFonts w:ascii="Arial" w:hAnsi="Arial" w:cs="Arial"/>
        </w:rPr>
        <w:t>Implementar o app SaaS {“Saúde Ciclo da Vida”}, estas informações:</w:t>
      </w:r>
    </w:p>
    <w:p w14:paraId="47AC4D63" w14:textId="77777777" w:rsidR="00A83E34" w:rsidRPr="00597222" w:rsidRDefault="00A83E34" w:rsidP="00747C29">
      <w:pPr>
        <w:spacing w:after="0" w:line="240" w:lineRule="auto"/>
        <w:jc w:val="both"/>
        <w:rPr>
          <w:rFonts w:ascii="Arial" w:hAnsi="Arial" w:cs="Arial"/>
          <w:b/>
          <w:bCs/>
        </w:rPr>
      </w:pPr>
    </w:p>
    <w:p w14:paraId="2DBFC18E" w14:textId="77777777" w:rsidR="00747C29" w:rsidRPr="00597222" w:rsidRDefault="00747C29" w:rsidP="0073244E">
      <w:pPr>
        <w:spacing w:after="0" w:line="240" w:lineRule="auto"/>
        <w:jc w:val="both"/>
        <w:rPr>
          <w:rFonts w:ascii="Arial" w:hAnsi="Arial" w:cs="Arial"/>
        </w:rPr>
      </w:pPr>
    </w:p>
    <w:p w14:paraId="02B415F0" w14:textId="77777777" w:rsidR="00747C29" w:rsidRPr="00597222" w:rsidRDefault="00747C29" w:rsidP="0073244E">
      <w:pPr>
        <w:spacing w:after="0" w:line="240" w:lineRule="auto"/>
        <w:jc w:val="both"/>
        <w:rPr>
          <w:rFonts w:ascii="Arial" w:hAnsi="Arial" w:cs="Arial"/>
        </w:rPr>
      </w:pPr>
    </w:p>
    <w:p w14:paraId="74069E25" w14:textId="77777777" w:rsidR="00747C29" w:rsidRPr="00597222" w:rsidRDefault="00747C29" w:rsidP="0073244E">
      <w:pPr>
        <w:spacing w:after="0" w:line="240" w:lineRule="auto"/>
        <w:jc w:val="both"/>
        <w:rPr>
          <w:rFonts w:ascii="Arial" w:hAnsi="Arial" w:cs="Arial"/>
        </w:rPr>
      </w:pPr>
    </w:p>
    <w:p w14:paraId="0BCFC18F" w14:textId="77777777" w:rsidR="00747C29" w:rsidRPr="00597222" w:rsidRDefault="00747C29" w:rsidP="0073244E">
      <w:pPr>
        <w:spacing w:after="0" w:line="240" w:lineRule="auto"/>
        <w:jc w:val="both"/>
        <w:rPr>
          <w:rFonts w:ascii="Arial" w:hAnsi="Arial" w:cs="Arial"/>
        </w:rPr>
      </w:pPr>
    </w:p>
    <w:p w14:paraId="2EAE45A4" w14:textId="77777777" w:rsidR="00747C29" w:rsidRPr="00597222" w:rsidRDefault="00747C29" w:rsidP="0073244E">
      <w:pPr>
        <w:spacing w:after="0" w:line="240" w:lineRule="auto"/>
        <w:jc w:val="both"/>
        <w:rPr>
          <w:rFonts w:ascii="Arial" w:hAnsi="Arial" w:cs="Arial"/>
        </w:rPr>
      </w:pPr>
    </w:p>
    <w:p w14:paraId="4EA617B1" w14:textId="580FB712" w:rsidR="00747C29" w:rsidRPr="00597222" w:rsidRDefault="00747C29" w:rsidP="0073244E">
      <w:pPr>
        <w:spacing w:after="0" w:line="240" w:lineRule="auto"/>
        <w:jc w:val="both"/>
        <w:rPr>
          <w:rFonts w:ascii="Arial" w:hAnsi="Arial" w:cs="Arial"/>
        </w:rPr>
      </w:pPr>
      <w:r w:rsidRPr="00597222">
        <w:rPr>
          <w:rFonts w:ascii="Arial" w:hAnsi="Arial" w:cs="Arial"/>
        </w:rPr>
        <w:t>==========================================================</w:t>
      </w:r>
    </w:p>
    <w:p w14:paraId="093F6048" w14:textId="77777777" w:rsidR="00747C29" w:rsidRPr="00597222" w:rsidRDefault="00747C29" w:rsidP="0073244E">
      <w:pPr>
        <w:spacing w:after="0" w:line="240" w:lineRule="auto"/>
        <w:jc w:val="both"/>
        <w:rPr>
          <w:rFonts w:ascii="Arial" w:hAnsi="Arial" w:cs="Arial"/>
        </w:rPr>
      </w:pPr>
    </w:p>
    <w:p w14:paraId="7DE6C359" w14:textId="77777777" w:rsidR="00747C29" w:rsidRPr="00597222" w:rsidRDefault="00747C29" w:rsidP="0073244E">
      <w:pPr>
        <w:spacing w:after="0" w:line="240" w:lineRule="auto"/>
        <w:jc w:val="both"/>
        <w:rPr>
          <w:rFonts w:ascii="Arial" w:hAnsi="Arial" w:cs="Arial"/>
        </w:rPr>
      </w:pPr>
    </w:p>
    <w:p w14:paraId="5A451744" w14:textId="77777777" w:rsidR="00747C29" w:rsidRPr="00597222" w:rsidRDefault="00747C29" w:rsidP="0073244E">
      <w:pPr>
        <w:spacing w:after="0" w:line="240" w:lineRule="auto"/>
        <w:jc w:val="both"/>
        <w:rPr>
          <w:rFonts w:ascii="Arial" w:hAnsi="Arial" w:cs="Arial"/>
        </w:rPr>
      </w:pPr>
    </w:p>
    <w:p w14:paraId="4EC7A286" w14:textId="31AFC9AC" w:rsidR="0073244E" w:rsidRPr="0073244E" w:rsidRDefault="0073244E" w:rsidP="0073244E">
      <w:pPr>
        <w:spacing w:after="0" w:line="240" w:lineRule="auto"/>
        <w:jc w:val="both"/>
        <w:rPr>
          <w:rFonts w:ascii="Arial" w:hAnsi="Arial" w:cs="Arial"/>
          <w:b/>
          <w:bCs/>
        </w:rPr>
      </w:pPr>
      <w:r w:rsidRPr="0073244E">
        <w:rPr>
          <w:rFonts w:ascii="Segoe UI Emoji" w:hAnsi="Segoe UI Emoji" w:cs="Segoe UI Emoji"/>
          <w:b/>
          <w:bCs/>
        </w:rPr>
        <w:t>💊</w:t>
      </w:r>
      <w:r w:rsidRPr="0073244E">
        <w:rPr>
          <w:rFonts w:ascii="Arial" w:hAnsi="Arial" w:cs="Arial"/>
          <w:b/>
          <w:bCs/>
        </w:rPr>
        <w:t xml:space="preserve"> Cadastro e Gestão de Medicações no App </w:t>
      </w:r>
      <w:r w:rsidRPr="0073244E">
        <w:rPr>
          <w:rFonts w:ascii="Arial" w:hAnsi="Arial" w:cs="Arial"/>
          <w:b/>
          <w:bCs/>
          <w:i/>
          <w:iCs/>
        </w:rPr>
        <w:t>Saúde Ciclo da Vida</w:t>
      </w:r>
    </w:p>
    <w:p w14:paraId="5BB2DC13" w14:textId="77777777" w:rsidR="0073244E" w:rsidRPr="0073244E" w:rsidRDefault="0073244E" w:rsidP="0073244E">
      <w:pPr>
        <w:spacing w:after="0" w:line="240" w:lineRule="auto"/>
        <w:jc w:val="both"/>
        <w:rPr>
          <w:rFonts w:ascii="Arial" w:hAnsi="Arial" w:cs="Arial"/>
        </w:rPr>
      </w:pPr>
      <w:r w:rsidRPr="0073244E">
        <w:rPr>
          <w:rFonts w:ascii="Arial" w:hAnsi="Arial" w:cs="Arial"/>
        </w:rPr>
        <w:t xml:space="preserve">Ao cadastrar uma medicação no app </w:t>
      </w:r>
      <w:r w:rsidRPr="0073244E">
        <w:rPr>
          <w:rFonts w:ascii="Arial" w:hAnsi="Arial" w:cs="Arial"/>
          <w:i/>
          <w:iCs/>
        </w:rPr>
        <w:t>Saúde Ciclo da Vida</w:t>
      </w:r>
      <w:r w:rsidRPr="0073244E">
        <w:rPr>
          <w:rFonts w:ascii="Arial" w:hAnsi="Arial" w:cs="Arial"/>
        </w:rPr>
        <w:t xml:space="preserve">, é essencial definir corretamente o </w:t>
      </w:r>
      <w:r w:rsidRPr="0073244E">
        <w:rPr>
          <w:rFonts w:ascii="Arial" w:hAnsi="Arial" w:cs="Arial"/>
          <w:b/>
          <w:bCs/>
        </w:rPr>
        <w:t>tipo de uso</w:t>
      </w:r>
      <w:r w:rsidRPr="0073244E">
        <w:rPr>
          <w:rFonts w:ascii="Arial" w:hAnsi="Arial" w:cs="Arial"/>
        </w:rPr>
        <w:t xml:space="preserve">, o </w:t>
      </w:r>
      <w:r w:rsidRPr="0073244E">
        <w:rPr>
          <w:rFonts w:ascii="Arial" w:hAnsi="Arial" w:cs="Arial"/>
          <w:b/>
          <w:bCs/>
        </w:rPr>
        <w:t>período de tratamento</w:t>
      </w:r>
      <w:r w:rsidRPr="0073244E">
        <w:rPr>
          <w:rFonts w:ascii="Arial" w:hAnsi="Arial" w:cs="Arial"/>
        </w:rPr>
        <w:t xml:space="preserve"> (quando aplicável) e os </w:t>
      </w:r>
      <w:r w:rsidRPr="0073244E">
        <w:rPr>
          <w:rFonts w:ascii="Arial" w:hAnsi="Arial" w:cs="Arial"/>
          <w:b/>
          <w:bCs/>
        </w:rPr>
        <w:t>horários de administração</w:t>
      </w:r>
      <w:r w:rsidRPr="0073244E">
        <w:rPr>
          <w:rFonts w:ascii="Arial" w:hAnsi="Arial" w:cs="Arial"/>
        </w:rPr>
        <w:t>, para garantir alertas precisos e acompanhamento eficaz.</w:t>
      </w:r>
    </w:p>
    <w:p w14:paraId="77B1A63B" w14:textId="77777777" w:rsidR="0073244E" w:rsidRPr="0073244E" w:rsidRDefault="0073244E" w:rsidP="0073244E">
      <w:pPr>
        <w:spacing w:after="0" w:line="240" w:lineRule="auto"/>
        <w:jc w:val="both"/>
        <w:rPr>
          <w:rFonts w:ascii="Arial" w:hAnsi="Arial" w:cs="Arial"/>
          <w:b/>
          <w:bCs/>
        </w:rPr>
      </w:pPr>
      <w:r w:rsidRPr="0073244E">
        <w:rPr>
          <w:rFonts w:ascii="Segoe UI Emoji" w:hAnsi="Segoe UI Emoji" w:cs="Segoe UI Emoji"/>
          <w:b/>
          <w:bCs/>
        </w:rPr>
        <w:t>🕒</w:t>
      </w:r>
      <w:r w:rsidRPr="0073244E">
        <w:rPr>
          <w:rFonts w:ascii="Arial" w:hAnsi="Arial" w:cs="Arial"/>
          <w:b/>
          <w:bCs/>
        </w:rPr>
        <w:t xml:space="preserve"> Horário de Administração</w:t>
      </w:r>
    </w:p>
    <w:p w14:paraId="754323C3" w14:textId="77777777" w:rsidR="0073244E" w:rsidRPr="0073244E" w:rsidRDefault="0073244E" w:rsidP="0073244E">
      <w:pPr>
        <w:spacing w:after="0" w:line="240" w:lineRule="auto"/>
        <w:jc w:val="both"/>
        <w:rPr>
          <w:rFonts w:ascii="Arial" w:hAnsi="Arial" w:cs="Arial"/>
        </w:rPr>
      </w:pPr>
      <w:r w:rsidRPr="0073244E">
        <w:rPr>
          <w:rFonts w:ascii="Arial" w:hAnsi="Arial" w:cs="Arial"/>
        </w:rPr>
        <w:t xml:space="preserve">Todos os medicamentos, independentemente do tipo, devem ter seus </w:t>
      </w:r>
      <w:r w:rsidRPr="0073244E">
        <w:rPr>
          <w:rFonts w:ascii="Arial" w:hAnsi="Arial" w:cs="Arial"/>
          <w:b/>
          <w:bCs/>
        </w:rPr>
        <w:t>horários de tomada</w:t>
      </w:r>
      <w:r w:rsidRPr="0073244E">
        <w:rPr>
          <w:rFonts w:ascii="Arial" w:hAnsi="Arial" w:cs="Arial"/>
        </w:rPr>
        <w:t xml:space="preserve"> definidos. Os alertas serão programados com base nesses horários, mantendo a rotina de uso sob controle.</w:t>
      </w:r>
    </w:p>
    <w:p w14:paraId="2BBFD345" w14:textId="77777777" w:rsidR="0073244E" w:rsidRPr="0073244E" w:rsidRDefault="0073244E" w:rsidP="0073244E">
      <w:pPr>
        <w:spacing w:after="0" w:line="240" w:lineRule="auto"/>
        <w:jc w:val="both"/>
        <w:rPr>
          <w:rFonts w:ascii="Arial" w:hAnsi="Arial" w:cs="Arial"/>
          <w:b/>
          <w:bCs/>
        </w:rPr>
      </w:pPr>
      <w:r w:rsidRPr="0073244E">
        <w:rPr>
          <w:rFonts w:ascii="Segoe UI Emoji" w:hAnsi="Segoe UI Emoji" w:cs="Segoe UI Emoji"/>
          <w:b/>
          <w:bCs/>
        </w:rPr>
        <w:t>📅</w:t>
      </w:r>
      <w:r w:rsidRPr="0073244E">
        <w:rPr>
          <w:rFonts w:ascii="Arial" w:hAnsi="Arial" w:cs="Arial"/>
          <w:b/>
          <w:bCs/>
        </w:rPr>
        <w:t xml:space="preserve"> Tipos de Medicação e Período de Uso</w:t>
      </w:r>
    </w:p>
    <w:p w14:paraId="7918D967" w14:textId="77777777" w:rsidR="0073244E" w:rsidRPr="0073244E" w:rsidRDefault="0073244E" w:rsidP="0073244E">
      <w:pPr>
        <w:spacing w:after="0" w:line="240" w:lineRule="auto"/>
        <w:jc w:val="both"/>
        <w:rPr>
          <w:rFonts w:ascii="Arial" w:hAnsi="Arial" w:cs="Arial"/>
          <w:b/>
          <w:bCs/>
        </w:rPr>
      </w:pPr>
      <w:r w:rsidRPr="0073244E">
        <w:rPr>
          <w:rFonts w:ascii="Arial" w:hAnsi="Arial" w:cs="Arial"/>
          <w:b/>
          <w:bCs/>
        </w:rPr>
        <w:t>1. Remédio de Uso Contínuo</w:t>
      </w:r>
    </w:p>
    <w:p w14:paraId="49592E5E" w14:textId="77777777" w:rsidR="0073244E" w:rsidRPr="0073244E" w:rsidRDefault="0073244E" w:rsidP="00083F26">
      <w:pPr>
        <w:numPr>
          <w:ilvl w:val="0"/>
          <w:numId w:val="74"/>
        </w:numPr>
        <w:spacing w:after="0" w:line="240" w:lineRule="auto"/>
        <w:jc w:val="both"/>
        <w:rPr>
          <w:rFonts w:ascii="Arial" w:hAnsi="Arial" w:cs="Arial"/>
        </w:rPr>
      </w:pPr>
      <w:r w:rsidRPr="0073244E">
        <w:rPr>
          <w:rFonts w:ascii="Arial" w:hAnsi="Arial" w:cs="Arial"/>
          <w:b/>
          <w:bCs/>
        </w:rPr>
        <w:t>Duração</w:t>
      </w:r>
      <w:r w:rsidRPr="0073244E">
        <w:rPr>
          <w:rFonts w:ascii="Arial" w:hAnsi="Arial" w:cs="Arial"/>
        </w:rPr>
        <w:t>: Indeterminada (uso prolongado ou vitalício)</w:t>
      </w:r>
    </w:p>
    <w:p w14:paraId="7D549FFD" w14:textId="77777777" w:rsidR="0073244E" w:rsidRPr="0073244E" w:rsidRDefault="0073244E" w:rsidP="00083F26">
      <w:pPr>
        <w:numPr>
          <w:ilvl w:val="0"/>
          <w:numId w:val="74"/>
        </w:numPr>
        <w:spacing w:after="0" w:line="240" w:lineRule="auto"/>
        <w:jc w:val="both"/>
        <w:rPr>
          <w:rFonts w:ascii="Arial" w:hAnsi="Arial" w:cs="Arial"/>
        </w:rPr>
      </w:pPr>
      <w:r w:rsidRPr="0073244E">
        <w:rPr>
          <w:rFonts w:ascii="Arial" w:hAnsi="Arial" w:cs="Arial"/>
          <w:b/>
          <w:bCs/>
        </w:rPr>
        <w:t>Cadastro</w:t>
      </w:r>
      <w:r w:rsidRPr="0073244E">
        <w:rPr>
          <w:rFonts w:ascii="Arial" w:hAnsi="Arial" w:cs="Arial"/>
        </w:rPr>
        <w:t>: Marcar como “Uso Contínuo”</w:t>
      </w:r>
    </w:p>
    <w:p w14:paraId="328AB6EE" w14:textId="77777777" w:rsidR="0073244E" w:rsidRPr="0073244E" w:rsidRDefault="0073244E" w:rsidP="00083F26">
      <w:pPr>
        <w:numPr>
          <w:ilvl w:val="0"/>
          <w:numId w:val="74"/>
        </w:numPr>
        <w:spacing w:after="0" w:line="240" w:lineRule="auto"/>
        <w:jc w:val="both"/>
        <w:rPr>
          <w:rFonts w:ascii="Arial" w:hAnsi="Arial" w:cs="Arial"/>
        </w:rPr>
      </w:pPr>
      <w:r w:rsidRPr="0073244E">
        <w:rPr>
          <w:rFonts w:ascii="Arial" w:hAnsi="Arial" w:cs="Arial"/>
          <w:b/>
          <w:bCs/>
        </w:rPr>
        <w:t>Período</w:t>
      </w:r>
      <w:r w:rsidRPr="0073244E">
        <w:rPr>
          <w:rFonts w:ascii="Arial" w:hAnsi="Arial" w:cs="Arial"/>
        </w:rPr>
        <w:t>: Não exige definição de data de início e fim</w:t>
      </w:r>
    </w:p>
    <w:p w14:paraId="0E98926B" w14:textId="77777777" w:rsidR="0073244E" w:rsidRPr="0073244E" w:rsidRDefault="0073244E" w:rsidP="00083F26">
      <w:pPr>
        <w:numPr>
          <w:ilvl w:val="0"/>
          <w:numId w:val="74"/>
        </w:numPr>
        <w:spacing w:after="0" w:line="240" w:lineRule="auto"/>
        <w:jc w:val="both"/>
        <w:rPr>
          <w:rFonts w:ascii="Arial" w:hAnsi="Arial" w:cs="Arial"/>
        </w:rPr>
      </w:pPr>
      <w:r w:rsidRPr="0073244E">
        <w:rPr>
          <w:rFonts w:ascii="Arial" w:hAnsi="Arial" w:cs="Arial"/>
          <w:b/>
          <w:bCs/>
        </w:rPr>
        <w:t>Interrupções</w:t>
      </w:r>
      <w:r w:rsidRPr="0073244E">
        <w:rPr>
          <w:rFonts w:ascii="Arial" w:hAnsi="Arial" w:cs="Arial"/>
        </w:rPr>
        <w:t>:</w:t>
      </w:r>
    </w:p>
    <w:p w14:paraId="0E35D111" w14:textId="77777777" w:rsidR="0073244E" w:rsidRPr="0073244E" w:rsidRDefault="0073244E" w:rsidP="00083F26">
      <w:pPr>
        <w:numPr>
          <w:ilvl w:val="1"/>
          <w:numId w:val="74"/>
        </w:numPr>
        <w:spacing w:after="0" w:line="240" w:lineRule="auto"/>
        <w:jc w:val="both"/>
        <w:rPr>
          <w:rFonts w:ascii="Arial" w:hAnsi="Arial" w:cs="Arial"/>
        </w:rPr>
      </w:pPr>
      <w:r w:rsidRPr="0073244E">
        <w:rPr>
          <w:rFonts w:ascii="Arial" w:hAnsi="Arial" w:cs="Arial"/>
          <w:b/>
          <w:bCs/>
        </w:rPr>
        <w:t>Pausa Temporária</w:t>
      </w:r>
      <w:r w:rsidRPr="0073244E">
        <w:rPr>
          <w:rFonts w:ascii="Arial" w:hAnsi="Arial" w:cs="Arial"/>
        </w:rPr>
        <w:t>: Pode ser indicada após orientação médica</w:t>
      </w:r>
    </w:p>
    <w:p w14:paraId="41A22383" w14:textId="77777777" w:rsidR="0073244E" w:rsidRPr="0073244E" w:rsidRDefault="0073244E" w:rsidP="00083F26">
      <w:pPr>
        <w:numPr>
          <w:ilvl w:val="1"/>
          <w:numId w:val="74"/>
        </w:numPr>
        <w:spacing w:after="0" w:line="240" w:lineRule="auto"/>
        <w:jc w:val="both"/>
        <w:rPr>
          <w:rFonts w:ascii="Arial" w:hAnsi="Arial" w:cs="Arial"/>
        </w:rPr>
      </w:pPr>
      <w:r w:rsidRPr="0073244E">
        <w:rPr>
          <w:rFonts w:ascii="Arial" w:hAnsi="Arial" w:cs="Arial"/>
          <w:b/>
          <w:bCs/>
        </w:rPr>
        <w:t>Parada Definitiva</w:t>
      </w:r>
      <w:r w:rsidRPr="0073244E">
        <w:rPr>
          <w:rFonts w:ascii="Arial" w:hAnsi="Arial" w:cs="Arial"/>
        </w:rPr>
        <w:t>: Deve ser registrada no sistema, encerrando os alertas</w:t>
      </w:r>
    </w:p>
    <w:p w14:paraId="0439241F" w14:textId="77777777" w:rsidR="0073244E" w:rsidRPr="0073244E" w:rsidRDefault="0073244E" w:rsidP="0073244E">
      <w:pPr>
        <w:spacing w:after="0" w:line="240" w:lineRule="auto"/>
        <w:jc w:val="both"/>
        <w:rPr>
          <w:rFonts w:ascii="Arial" w:hAnsi="Arial" w:cs="Arial"/>
          <w:b/>
          <w:bCs/>
        </w:rPr>
      </w:pPr>
      <w:r w:rsidRPr="0073244E">
        <w:rPr>
          <w:rFonts w:ascii="Arial" w:hAnsi="Arial" w:cs="Arial"/>
          <w:b/>
          <w:bCs/>
        </w:rPr>
        <w:t>2. Remédio para Período de Tratamento</w:t>
      </w:r>
    </w:p>
    <w:p w14:paraId="1F2B7056" w14:textId="77777777" w:rsidR="0073244E" w:rsidRPr="0073244E" w:rsidRDefault="0073244E" w:rsidP="00083F26">
      <w:pPr>
        <w:numPr>
          <w:ilvl w:val="0"/>
          <w:numId w:val="75"/>
        </w:numPr>
        <w:spacing w:after="0" w:line="240" w:lineRule="auto"/>
        <w:jc w:val="both"/>
        <w:rPr>
          <w:rFonts w:ascii="Arial" w:hAnsi="Arial" w:cs="Arial"/>
        </w:rPr>
      </w:pPr>
      <w:r w:rsidRPr="0073244E">
        <w:rPr>
          <w:rFonts w:ascii="Arial" w:hAnsi="Arial" w:cs="Arial"/>
          <w:b/>
          <w:bCs/>
        </w:rPr>
        <w:t>Duração</w:t>
      </w:r>
      <w:r w:rsidRPr="0073244E">
        <w:rPr>
          <w:rFonts w:ascii="Arial" w:hAnsi="Arial" w:cs="Arial"/>
        </w:rPr>
        <w:t>: Delimitada</w:t>
      </w:r>
    </w:p>
    <w:p w14:paraId="60815A1F" w14:textId="77777777" w:rsidR="0073244E" w:rsidRPr="0073244E" w:rsidRDefault="0073244E" w:rsidP="00083F26">
      <w:pPr>
        <w:numPr>
          <w:ilvl w:val="0"/>
          <w:numId w:val="75"/>
        </w:numPr>
        <w:spacing w:after="0" w:line="240" w:lineRule="auto"/>
        <w:jc w:val="both"/>
        <w:rPr>
          <w:rFonts w:ascii="Arial" w:hAnsi="Arial" w:cs="Arial"/>
        </w:rPr>
      </w:pPr>
      <w:r w:rsidRPr="0073244E">
        <w:rPr>
          <w:rFonts w:ascii="Arial" w:hAnsi="Arial" w:cs="Arial"/>
          <w:b/>
          <w:bCs/>
        </w:rPr>
        <w:t>Cadastro</w:t>
      </w:r>
      <w:r w:rsidRPr="0073244E">
        <w:rPr>
          <w:rFonts w:ascii="Arial" w:hAnsi="Arial" w:cs="Arial"/>
        </w:rPr>
        <w:t>: Marcar como “Tratamento por Período”</w:t>
      </w:r>
    </w:p>
    <w:p w14:paraId="5D6B5105" w14:textId="77777777" w:rsidR="0073244E" w:rsidRPr="0073244E" w:rsidRDefault="0073244E" w:rsidP="00083F26">
      <w:pPr>
        <w:numPr>
          <w:ilvl w:val="0"/>
          <w:numId w:val="75"/>
        </w:numPr>
        <w:spacing w:after="0" w:line="240" w:lineRule="auto"/>
        <w:jc w:val="both"/>
        <w:rPr>
          <w:rFonts w:ascii="Arial" w:hAnsi="Arial" w:cs="Arial"/>
        </w:rPr>
      </w:pPr>
      <w:r w:rsidRPr="0073244E">
        <w:rPr>
          <w:rFonts w:ascii="Arial" w:hAnsi="Arial" w:cs="Arial"/>
          <w:b/>
          <w:bCs/>
        </w:rPr>
        <w:t>Período</w:t>
      </w:r>
      <w:r w:rsidRPr="0073244E">
        <w:rPr>
          <w:rFonts w:ascii="Arial" w:hAnsi="Arial" w:cs="Arial"/>
        </w:rPr>
        <w:t>: Obrigatório informar [</w:t>
      </w:r>
      <w:r w:rsidRPr="0073244E">
        <w:rPr>
          <w:rFonts w:ascii="Segoe UI Emoji" w:hAnsi="Segoe UI Emoji" w:cs="Segoe UI Emoji"/>
        </w:rPr>
        <w:t>📅</w:t>
      </w:r>
      <w:r w:rsidRPr="0073244E">
        <w:rPr>
          <w:rFonts w:ascii="Arial" w:hAnsi="Arial" w:cs="Arial"/>
        </w:rPr>
        <w:t xml:space="preserve"> Data de Início] e [</w:t>
      </w:r>
      <w:r w:rsidRPr="0073244E">
        <w:rPr>
          <w:rFonts w:ascii="Segoe UI Emoji" w:hAnsi="Segoe UI Emoji" w:cs="Segoe UI Emoji"/>
        </w:rPr>
        <w:t>📅</w:t>
      </w:r>
      <w:r w:rsidRPr="0073244E">
        <w:rPr>
          <w:rFonts w:ascii="Arial" w:hAnsi="Arial" w:cs="Arial"/>
        </w:rPr>
        <w:t xml:space="preserve"> Data de Fim]</w:t>
      </w:r>
    </w:p>
    <w:p w14:paraId="79100D05" w14:textId="77777777" w:rsidR="0073244E" w:rsidRPr="0073244E" w:rsidRDefault="0073244E" w:rsidP="00083F26">
      <w:pPr>
        <w:numPr>
          <w:ilvl w:val="0"/>
          <w:numId w:val="75"/>
        </w:numPr>
        <w:spacing w:after="0" w:line="240" w:lineRule="auto"/>
        <w:jc w:val="both"/>
        <w:rPr>
          <w:rFonts w:ascii="Arial" w:hAnsi="Arial" w:cs="Arial"/>
        </w:rPr>
      </w:pPr>
      <w:r w:rsidRPr="0073244E">
        <w:rPr>
          <w:rFonts w:ascii="Arial" w:hAnsi="Arial" w:cs="Arial"/>
          <w:b/>
          <w:bCs/>
        </w:rPr>
        <w:t>Interrupções</w:t>
      </w:r>
      <w:r w:rsidRPr="0073244E">
        <w:rPr>
          <w:rFonts w:ascii="Arial" w:hAnsi="Arial" w:cs="Arial"/>
        </w:rPr>
        <w:t>:</w:t>
      </w:r>
    </w:p>
    <w:p w14:paraId="77D081B5" w14:textId="77777777" w:rsidR="0073244E" w:rsidRPr="0073244E" w:rsidRDefault="0073244E" w:rsidP="00083F26">
      <w:pPr>
        <w:numPr>
          <w:ilvl w:val="1"/>
          <w:numId w:val="75"/>
        </w:numPr>
        <w:spacing w:after="0" w:line="240" w:lineRule="auto"/>
        <w:jc w:val="both"/>
        <w:rPr>
          <w:rFonts w:ascii="Arial" w:hAnsi="Arial" w:cs="Arial"/>
        </w:rPr>
      </w:pPr>
      <w:r w:rsidRPr="0073244E">
        <w:rPr>
          <w:rFonts w:ascii="Arial" w:hAnsi="Arial" w:cs="Arial"/>
          <w:b/>
          <w:bCs/>
        </w:rPr>
        <w:t>Pausa Temporária</w:t>
      </w:r>
      <w:r w:rsidRPr="0073244E">
        <w:rPr>
          <w:rFonts w:ascii="Arial" w:hAnsi="Arial" w:cs="Arial"/>
        </w:rPr>
        <w:t>: Suspensão momentânea, mantendo o histórico</w:t>
      </w:r>
    </w:p>
    <w:p w14:paraId="150CF790" w14:textId="77777777" w:rsidR="0073244E" w:rsidRPr="0073244E" w:rsidRDefault="0073244E" w:rsidP="00083F26">
      <w:pPr>
        <w:numPr>
          <w:ilvl w:val="1"/>
          <w:numId w:val="75"/>
        </w:numPr>
        <w:spacing w:after="0" w:line="240" w:lineRule="auto"/>
        <w:jc w:val="both"/>
        <w:rPr>
          <w:rFonts w:ascii="Arial" w:hAnsi="Arial" w:cs="Arial"/>
        </w:rPr>
      </w:pPr>
      <w:r w:rsidRPr="0073244E">
        <w:rPr>
          <w:rFonts w:ascii="Arial" w:hAnsi="Arial" w:cs="Arial"/>
          <w:b/>
          <w:bCs/>
        </w:rPr>
        <w:t>Parada Definitiva</w:t>
      </w:r>
      <w:r w:rsidRPr="0073244E">
        <w:rPr>
          <w:rFonts w:ascii="Arial" w:hAnsi="Arial" w:cs="Arial"/>
        </w:rPr>
        <w:t>: Encerramento do tratamento e dos alertas</w:t>
      </w:r>
    </w:p>
    <w:p w14:paraId="2D821E10" w14:textId="77777777" w:rsidR="0073244E" w:rsidRPr="0073244E" w:rsidRDefault="0073244E" w:rsidP="0073244E">
      <w:pPr>
        <w:spacing w:after="0" w:line="240" w:lineRule="auto"/>
        <w:jc w:val="both"/>
        <w:rPr>
          <w:rFonts w:ascii="Arial" w:hAnsi="Arial" w:cs="Arial"/>
          <w:b/>
          <w:bCs/>
        </w:rPr>
      </w:pPr>
      <w:r w:rsidRPr="0073244E">
        <w:rPr>
          <w:rFonts w:ascii="Segoe UI Emoji" w:hAnsi="Segoe UI Emoji" w:cs="Segoe UI Emoji"/>
          <w:b/>
          <w:bCs/>
        </w:rPr>
        <w:lastRenderedPageBreak/>
        <w:t>⏸️</w:t>
      </w:r>
      <w:r w:rsidRPr="0073244E">
        <w:rPr>
          <w:rFonts w:ascii="Arial" w:hAnsi="Arial" w:cs="Arial"/>
          <w:b/>
          <w:bCs/>
        </w:rPr>
        <w:t xml:space="preserve"> Gestão de Pausas e Encerramentos</w:t>
      </w:r>
    </w:p>
    <w:p w14:paraId="73C821FA" w14:textId="77777777" w:rsidR="0073244E" w:rsidRPr="0073244E" w:rsidRDefault="0073244E" w:rsidP="00083F26">
      <w:pPr>
        <w:numPr>
          <w:ilvl w:val="0"/>
          <w:numId w:val="76"/>
        </w:numPr>
        <w:spacing w:after="0" w:line="240" w:lineRule="auto"/>
        <w:jc w:val="both"/>
        <w:rPr>
          <w:rFonts w:ascii="Arial" w:hAnsi="Arial" w:cs="Arial"/>
        </w:rPr>
      </w:pPr>
      <w:r w:rsidRPr="0073244E">
        <w:rPr>
          <w:rFonts w:ascii="Arial" w:hAnsi="Arial" w:cs="Arial"/>
          <w:b/>
          <w:bCs/>
        </w:rPr>
        <w:t>Pausa Temporária</w:t>
      </w:r>
      <w:r w:rsidRPr="0073244E">
        <w:rPr>
          <w:rFonts w:ascii="Arial" w:hAnsi="Arial" w:cs="Arial"/>
        </w:rPr>
        <w:t>: Indica que o paciente suspendeu o uso por recomendação médica, mas poderá retomar. O sistema deve manter o histórico e permitir reativação.</w:t>
      </w:r>
    </w:p>
    <w:p w14:paraId="5FCC6FAD" w14:textId="77777777" w:rsidR="0073244E" w:rsidRPr="0073244E" w:rsidRDefault="0073244E" w:rsidP="00083F26">
      <w:pPr>
        <w:numPr>
          <w:ilvl w:val="0"/>
          <w:numId w:val="76"/>
        </w:numPr>
        <w:spacing w:after="0" w:line="240" w:lineRule="auto"/>
        <w:jc w:val="both"/>
        <w:rPr>
          <w:rFonts w:ascii="Arial" w:hAnsi="Arial" w:cs="Arial"/>
        </w:rPr>
      </w:pPr>
      <w:r w:rsidRPr="0073244E">
        <w:rPr>
          <w:rFonts w:ascii="Arial" w:hAnsi="Arial" w:cs="Arial"/>
          <w:b/>
          <w:bCs/>
        </w:rPr>
        <w:t>Parada Definitiva</w:t>
      </w:r>
      <w:r w:rsidRPr="0073244E">
        <w:rPr>
          <w:rFonts w:ascii="Arial" w:hAnsi="Arial" w:cs="Arial"/>
        </w:rPr>
        <w:t>: O medicamento foi descontinuado. O sistema deve encerrar os alertas e arquivar o registro.</w:t>
      </w:r>
    </w:p>
    <w:p w14:paraId="2CA0F7E0" w14:textId="77777777" w:rsidR="00DC0556" w:rsidRPr="00597222" w:rsidRDefault="00DC0556" w:rsidP="00D517FB">
      <w:pPr>
        <w:spacing w:after="0" w:line="240" w:lineRule="auto"/>
        <w:jc w:val="both"/>
        <w:rPr>
          <w:rFonts w:ascii="Arial" w:hAnsi="Arial" w:cs="Arial"/>
        </w:rPr>
      </w:pPr>
    </w:p>
    <w:p w14:paraId="1796D326" w14:textId="1F26C003" w:rsidR="0073244E" w:rsidRPr="00597222" w:rsidRDefault="00DC0556" w:rsidP="00D517FB">
      <w:pPr>
        <w:spacing w:after="0" w:line="240" w:lineRule="auto"/>
        <w:jc w:val="both"/>
        <w:rPr>
          <w:rFonts w:ascii="Arial" w:hAnsi="Arial" w:cs="Arial"/>
        </w:rPr>
      </w:pPr>
      <w:r w:rsidRPr="00597222">
        <w:rPr>
          <w:rFonts w:ascii="Arial" w:hAnsi="Arial" w:cs="Arial"/>
        </w:rPr>
        <w:t>==============================================================================</w:t>
      </w:r>
    </w:p>
    <w:p w14:paraId="6F5AA3CD" w14:textId="77777777" w:rsidR="00DC0556" w:rsidRPr="00597222" w:rsidRDefault="00DC0556" w:rsidP="00D517FB">
      <w:pPr>
        <w:spacing w:after="0" w:line="240" w:lineRule="auto"/>
        <w:jc w:val="both"/>
        <w:rPr>
          <w:rFonts w:ascii="Arial" w:hAnsi="Arial" w:cs="Arial"/>
        </w:rPr>
      </w:pPr>
    </w:p>
    <w:p w14:paraId="0E6B4BD2" w14:textId="77777777" w:rsidR="00BF3902" w:rsidRPr="00597222" w:rsidRDefault="00DC0556" w:rsidP="00BF3902">
      <w:pPr>
        <w:spacing w:after="0" w:line="240" w:lineRule="auto"/>
        <w:jc w:val="both"/>
        <w:rPr>
          <w:rFonts w:ascii="Arial" w:hAnsi="Arial" w:cs="Arial"/>
          <w:b/>
          <w:bCs/>
        </w:rPr>
      </w:pPr>
      <w:r w:rsidRPr="00597222">
        <w:rPr>
          <w:rFonts w:ascii="Arial" w:hAnsi="Arial" w:cs="Arial"/>
        </w:rPr>
        <w:t>Analise O ARQUIVO EM ANEXO, veja se conseguimos implementar mais um item {"Tratamento"}, ficando assim {"Consulta, Exame, Procedimento, Tratamento"}. Utilizar este contexto {"</w:t>
      </w:r>
      <w:r w:rsidR="00BF3902" w:rsidRPr="00597222">
        <w:rPr>
          <w:rFonts w:ascii="Segoe UI Emoji" w:hAnsi="Segoe UI Emoji" w:cs="Segoe UI Emoji"/>
          <w:b/>
          <w:bCs/>
        </w:rPr>
        <w:t>💊</w:t>
      </w:r>
      <w:r w:rsidR="00BF3902" w:rsidRPr="00597222">
        <w:rPr>
          <w:rFonts w:ascii="Arial" w:hAnsi="Arial" w:cs="Arial"/>
          <w:b/>
          <w:bCs/>
        </w:rPr>
        <w:t xml:space="preserve"> Cadastro e Gestão de Medicações no App </w:t>
      </w:r>
      <w:r w:rsidR="00BF3902" w:rsidRPr="00597222">
        <w:rPr>
          <w:rFonts w:ascii="Arial" w:hAnsi="Arial" w:cs="Arial"/>
          <w:b/>
          <w:bCs/>
          <w:i/>
          <w:iCs/>
        </w:rPr>
        <w:t>Saúde Ciclo da Vida</w:t>
      </w:r>
    </w:p>
    <w:p w14:paraId="454880F2" w14:textId="77777777" w:rsidR="00BF3902" w:rsidRPr="00BF3902" w:rsidRDefault="00BF3902" w:rsidP="00BF3902">
      <w:pPr>
        <w:spacing w:after="0" w:line="240" w:lineRule="auto"/>
        <w:jc w:val="both"/>
        <w:rPr>
          <w:rFonts w:ascii="Arial" w:hAnsi="Arial" w:cs="Arial"/>
        </w:rPr>
      </w:pPr>
      <w:r w:rsidRPr="00BF3902">
        <w:rPr>
          <w:rFonts w:ascii="Arial" w:hAnsi="Arial" w:cs="Arial"/>
        </w:rPr>
        <w:t xml:space="preserve">Ao cadastrar uma medicação no app </w:t>
      </w:r>
      <w:r w:rsidRPr="00BF3902">
        <w:rPr>
          <w:rFonts w:ascii="Arial" w:hAnsi="Arial" w:cs="Arial"/>
          <w:i/>
          <w:iCs/>
        </w:rPr>
        <w:t>Saúde Ciclo da Vida</w:t>
      </w:r>
      <w:r w:rsidRPr="00BF3902">
        <w:rPr>
          <w:rFonts w:ascii="Arial" w:hAnsi="Arial" w:cs="Arial"/>
        </w:rPr>
        <w:t xml:space="preserve">, é essencial definir corretamente o </w:t>
      </w:r>
      <w:r w:rsidRPr="00BF3902">
        <w:rPr>
          <w:rFonts w:ascii="Arial" w:hAnsi="Arial" w:cs="Arial"/>
          <w:b/>
          <w:bCs/>
        </w:rPr>
        <w:t>tipo de uso</w:t>
      </w:r>
      <w:r w:rsidRPr="00BF3902">
        <w:rPr>
          <w:rFonts w:ascii="Arial" w:hAnsi="Arial" w:cs="Arial"/>
        </w:rPr>
        <w:t xml:space="preserve">, o </w:t>
      </w:r>
      <w:r w:rsidRPr="00BF3902">
        <w:rPr>
          <w:rFonts w:ascii="Arial" w:hAnsi="Arial" w:cs="Arial"/>
          <w:b/>
          <w:bCs/>
        </w:rPr>
        <w:t>período de tratamento</w:t>
      </w:r>
      <w:r w:rsidRPr="00BF3902">
        <w:rPr>
          <w:rFonts w:ascii="Arial" w:hAnsi="Arial" w:cs="Arial"/>
        </w:rPr>
        <w:t xml:space="preserve"> (quando aplicável) e os </w:t>
      </w:r>
      <w:r w:rsidRPr="00BF3902">
        <w:rPr>
          <w:rFonts w:ascii="Arial" w:hAnsi="Arial" w:cs="Arial"/>
          <w:b/>
          <w:bCs/>
        </w:rPr>
        <w:t>horários de administração</w:t>
      </w:r>
      <w:r w:rsidRPr="00BF3902">
        <w:rPr>
          <w:rFonts w:ascii="Arial" w:hAnsi="Arial" w:cs="Arial"/>
        </w:rPr>
        <w:t>, para garantir alertas precisos e acompanhamento eficaz.</w:t>
      </w:r>
    </w:p>
    <w:p w14:paraId="09878C99" w14:textId="77777777" w:rsidR="00BF3902" w:rsidRPr="00BF3902" w:rsidRDefault="00BF3902" w:rsidP="00BF3902">
      <w:pPr>
        <w:spacing w:after="0" w:line="240" w:lineRule="auto"/>
        <w:jc w:val="both"/>
        <w:rPr>
          <w:rFonts w:ascii="Arial" w:hAnsi="Arial" w:cs="Arial"/>
          <w:b/>
          <w:bCs/>
        </w:rPr>
      </w:pPr>
      <w:r w:rsidRPr="00BF3902">
        <w:rPr>
          <w:rFonts w:ascii="Segoe UI Emoji" w:hAnsi="Segoe UI Emoji" w:cs="Segoe UI Emoji"/>
          <w:b/>
          <w:bCs/>
        </w:rPr>
        <w:t>🕒</w:t>
      </w:r>
      <w:r w:rsidRPr="00BF3902">
        <w:rPr>
          <w:rFonts w:ascii="Arial" w:hAnsi="Arial" w:cs="Arial"/>
          <w:b/>
          <w:bCs/>
        </w:rPr>
        <w:t xml:space="preserve"> Horário de Administração</w:t>
      </w:r>
    </w:p>
    <w:p w14:paraId="30298467" w14:textId="77777777" w:rsidR="00BF3902" w:rsidRPr="00BF3902" w:rsidRDefault="00BF3902" w:rsidP="00BF3902">
      <w:pPr>
        <w:spacing w:after="0" w:line="240" w:lineRule="auto"/>
        <w:jc w:val="both"/>
        <w:rPr>
          <w:rFonts w:ascii="Arial" w:hAnsi="Arial" w:cs="Arial"/>
        </w:rPr>
      </w:pPr>
      <w:r w:rsidRPr="00BF3902">
        <w:rPr>
          <w:rFonts w:ascii="Arial" w:hAnsi="Arial" w:cs="Arial"/>
        </w:rPr>
        <w:t xml:space="preserve">Todos os medicamentos, independentemente do tipo, devem ter seus </w:t>
      </w:r>
      <w:r w:rsidRPr="00BF3902">
        <w:rPr>
          <w:rFonts w:ascii="Arial" w:hAnsi="Arial" w:cs="Arial"/>
          <w:b/>
          <w:bCs/>
        </w:rPr>
        <w:t>horários de tomada</w:t>
      </w:r>
      <w:r w:rsidRPr="00BF3902">
        <w:rPr>
          <w:rFonts w:ascii="Arial" w:hAnsi="Arial" w:cs="Arial"/>
        </w:rPr>
        <w:t xml:space="preserve"> definidos. Os alertas serão programados com base nesses horários, mantendo a rotina de uso sob controle.</w:t>
      </w:r>
    </w:p>
    <w:p w14:paraId="0E98E53A" w14:textId="77777777" w:rsidR="00E7039F" w:rsidRDefault="00E7039F" w:rsidP="00BF3902">
      <w:pPr>
        <w:spacing w:after="0" w:line="240" w:lineRule="auto"/>
        <w:jc w:val="both"/>
        <w:rPr>
          <w:rFonts w:ascii="Segoe UI Emoji" w:hAnsi="Segoe UI Emoji" w:cs="Segoe UI Emoji"/>
          <w:b/>
          <w:bCs/>
        </w:rPr>
      </w:pPr>
    </w:p>
    <w:p w14:paraId="43C92D72" w14:textId="133FB895" w:rsidR="00BF3902" w:rsidRPr="00BF3902" w:rsidRDefault="00BF3902" w:rsidP="00BF3902">
      <w:pPr>
        <w:spacing w:after="0" w:line="240" w:lineRule="auto"/>
        <w:jc w:val="both"/>
        <w:rPr>
          <w:rFonts w:ascii="Arial" w:hAnsi="Arial" w:cs="Arial"/>
          <w:b/>
          <w:bCs/>
        </w:rPr>
      </w:pPr>
      <w:r w:rsidRPr="00BF3902">
        <w:rPr>
          <w:rFonts w:ascii="Segoe UI Emoji" w:hAnsi="Segoe UI Emoji" w:cs="Segoe UI Emoji"/>
          <w:b/>
          <w:bCs/>
        </w:rPr>
        <w:t>📅</w:t>
      </w:r>
      <w:r w:rsidRPr="00BF3902">
        <w:rPr>
          <w:rFonts w:ascii="Arial" w:hAnsi="Arial" w:cs="Arial"/>
          <w:b/>
          <w:bCs/>
        </w:rPr>
        <w:t xml:space="preserve"> Tipos de Medicação e Período de Uso</w:t>
      </w:r>
    </w:p>
    <w:p w14:paraId="17E159F0" w14:textId="77777777" w:rsidR="00BF3902" w:rsidRPr="00BF3902" w:rsidRDefault="00BF3902" w:rsidP="00BF3902">
      <w:pPr>
        <w:spacing w:after="0" w:line="240" w:lineRule="auto"/>
        <w:jc w:val="both"/>
        <w:rPr>
          <w:rFonts w:ascii="Arial" w:hAnsi="Arial" w:cs="Arial"/>
          <w:b/>
          <w:bCs/>
        </w:rPr>
      </w:pPr>
      <w:r w:rsidRPr="00BF3902">
        <w:rPr>
          <w:rFonts w:ascii="Arial" w:hAnsi="Arial" w:cs="Arial"/>
          <w:b/>
          <w:bCs/>
        </w:rPr>
        <w:t>1. Remédio de Uso Contínuo</w:t>
      </w:r>
    </w:p>
    <w:p w14:paraId="3B4418C4" w14:textId="77777777" w:rsidR="00BF3902" w:rsidRPr="00BF3902" w:rsidRDefault="00BF3902" w:rsidP="00083F26">
      <w:pPr>
        <w:numPr>
          <w:ilvl w:val="0"/>
          <w:numId w:val="77"/>
        </w:numPr>
        <w:spacing w:after="0" w:line="240" w:lineRule="auto"/>
        <w:jc w:val="both"/>
        <w:rPr>
          <w:rFonts w:ascii="Arial" w:hAnsi="Arial" w:cs="Arial"/>
        </w:rPr>
      </w:pPr>
      <w:r w:rsidRPr="00BF3902">
        <w:rPr>
          <w:rFonts w:ascii="Arial" w:hAnsi="Arial" w:cs="Arial"/>
          <w:b/>
          <w:bCs/>
        </w:rPr>
        <w:t>Duração</w:t>
      </w:r>
      <w:r w:rsidRPr="00BF3902">
        <w:rPr>
          <w:rFonts w:ascii="Arial" w:hAnsi="Arial" w:cs="Arial"/>
        </w:rPr>
        <w:t>: Indeterminada (uso prolongado ou vitalício)</w:t>
      </w:r>
    </w:p>
    <w:p w14:paraId="3E76E31B" w14:textId="77777777" w:rsidR="00BF3902" w:rsidRPr="00BF3902" w:rsidRDefault="00BF3902" w:rsidP="00083F26">
      <w:pPr>
        <w:numPr>
          <w:ilvl w:val="0"/>
          <w:numId w:val="77"/>
        </w:numPr>
        <w:spacing w:after="0" w:line="240" w:lineRule="auto"/>
        <w:jc w:val="both"/>
        <w:rPr>
          <w:rFonts w:ascii="Arial" w:hAnsi="Arial" w:cs="Arial"/>
        </w:rPr>
      </w:pPr>
      <w:r w:rsidRPr="00BF3902">
        <w:rPr>
          <w:rFonts w:ascii="Arial" w:hAnsi="Arial" w:cs="Arial"/>
          <w:b/>
          <w:bCs/>
        </w:rPr>
        <w:t>Cadastro</w:t>
      </w:r>
      <w:r w:rsidRPr="00BF3902">
        <w:rPr>
          <w:rFonts w:ascii="Arial" w:hAnsi="Arial" w:cs="Arial"/>
        </w:rPr>
        <w:t>: Marcar como “Uso Contínuo”</w:t>
      </w:r>
    </w:p>
    <w:p w14:paraId="71F35CB8" w14:textId="77777777" w:rsidR="00BF3902" w:rsidRPr="00BF3902" w:rsidRDefault="00BF3902" w:rsidP="00083F26">
      <w:pPr>
        <w:numPr>
          <w:ilvl w:val="0"/>
          <w:numId w:val="77"/>
        </w:numPr>
        <w:spacing w:after="0" w:line="240" w:lineRule="auto"/>
        <w:jc w:val="both"/>
        <w:rPr>
          <w:rFonts w:ascii="Arial" w:hAnsi="Arial" w:cs="Arial"/>
        </w:rPr>
      </w:pPr>
      <w:r w:rsidRPr="00BF3902">
        <w:rPr>
          <w:rFonts w:ascii="Arial" w:hAnsi="Arial" w:cs="Arial"/>
          <w:b/>
          <w:bCs/>
        </w:rPr>
        <w:t>Período</w:t>
      </w:r>
      <w:r w:rsidRPr="00BF3902">
        <w:rPr>
          <w:rFonts w:ascii="Arial" w:hAnsi="Arial" w:cs="Arial"/>
        </w:rPr>
        <w:t>: Não exige definição de data de início e fim</w:t>
      </w:r>
    </w:p>
    <w:p w14:paraId="2038FDD9" w14:textId="77777777" w:rsidR="00BF3902" w:rsidRPr="00BF3902" w:rsidRDefault="00BF3902" w:rsidP="00083F26">
      <w:pPr>
        <w:numPr>
          <w:ilvl w:val="0"/>
          <w:numId w:val="77"/>
        </w:numPr>
        <w:spacing w:after="0" w:line="240" w:lineRule="auto"/>
        <w:jc w:val="both"/>
        <w:rPr>
          <w:rFonts w:ascii="Arial" w:hAnsi="Arial" w:cs="Arial"/>
        </w:rPr>
      </w:pPr>
      <w:r w:rsidRPr="00BF3902">
        <w:rPr>
          <w:rFonts w:ascii="Arial" w:hAnsi="Arial" w:cs="Arial"/>
          <w:b/>
          <w:bCs/>
        </w:rPr>
        <w:t>Interrupções</w:t>
      </w:r>
      <w:r w:rsidRPr="00BF3902">
        <w:rPr>
          <w:rFonts w:ascii="Arial" w:hAnsi="Arial" w:cs="Arial"/>
        </w:rPr>
        <w:t>:</w:t>
      </w:r>
    </w:p>
    <w:p w14:paraId="456F432D" w14:textId="77777777" w:rsidR="00BF3902" w:rsidRPr="00BF3902" w:rsidRDefault="00BF3902" w:rsidP="00083F26">
      <w:pPr>
        <w:numPr>
          <w:ilvl w:val="1"/>
          <w:numId w:val="77"/>
        </w:numPr>
        <w:spacing w:after="0" w:line="240" w:lineRule="auto"/>
        <w:jc w:val="both"/>
        <w:rPr>
          <w:rFonts w:ascii="Arial" w:hAnsi="Arial" w:cs="Arial"/>
        </w:rPr>
      </w:pPr>
      <w:r w:rsidRPr="00BF3902">
        <w:rPr>
          <w:rFonts w:ascii="Arial" w:hAnsi="Arial" w:cs="Arial"/>
          <w:b/>
          <w:bCs/>
        </w:rPr>
        <w:t>Pausa Temporária</w:t>
      </w:r>
      <w:r w:rsidRPr="00BF3902">
        <w:rPr>
          <w:rFonts w:ascii="Arial" w:hAnsi="Arial" w:cs="Arial"/>
        </w:rPr>
        <w:t>: Pode ser indicada após orientação médica</w:t>
      </w:r>
    </w:p>
    <w:p w14:paraId="5870EAEA" w14:textId="77777777" w:rsidR="00BF3902" w:rsidRPr="00BF3902" w:rsidRDefault="00BF3902" w:rsidP="00083F26">
      <w:pPr>
        <w:numPr>
          <w:ilvl w:val="1"/>
          <w:numId w:val="77"/>
        </w:numPr>
        <w:spacing w:after="0" w:line="240" w:lineRule="auto"/>
        <w:jc w:val="both"/>
        <w:rPr>
          <w:rFonts w:ascii="Arial" w:hAnsi="Arial" w:cs="Arial"/>
        </w:rPr>
      </w:pPr>
      <w:r w:rsidRPr="00BF3902">
        <w:rPr>
          <w:rFonts w:ascii="Arial" w:hAnsi="Arial" w:cs="Arial"/>
          <w:b/>
          <w:bCs/>
        </w:rPr>
        <w:t>Parada Definitiva</w:t>
      </w:r>
      <w:r w:rsidRPr="00BF3902">
        <w:rPr>
          <w:rFonts w:ascii="Arial" w:hAnsi="Arial" w:cs="Arial"/>
        </w:rPr>
        <w:t>: Deve ser registrada no sistema, encerrando os alertas</w:t>
      </w:r>
    </w:p>
    <w:p w14:paraId="7EF0FD7A" w14:textId="77777777" w:rsidR="00BF3902" w:rsidRPr="00BF3902" w:rsidRDefault="00BF3902" w:rsidP="00BF3902">
      <w:pPr>
        <w:spacing w:after="0" w:line="240" w:lineRule="auto"/>
        <w:jc w:val="both"/>
        <w:rPr>
          <w:rFonts w:ascii="Arial" w:hAnsi="Arial" w:cs="Arial"/>
          <w:b/>
          <w:bCs/>
        </w:rPr>
      </w:pPr>
      <w:r w:rsidRPr="00BF3902">
        <w:rPr>
          <w:rFonts w:ascii="Arial" w:hAnsi="Arial" w:cs="Arial"/>
          <w:b/>
          <w:bCs/>
        </w:rPr>
        <w:t>2. Remédio para Período de Tratamento</w:t>
      </w:r>
    </w:p>
    <w:p w14:paraId="7E3935CA" w14:textId="77777777" w:rsidR="00BF3902" w:rsidRPr="00BF3902" w:rsidRDefault="00BF3902" w:rsidP="00083F26">
      <w:pPr>
        <w:numPr>
          <w:ilvl w:val="0"/>
          <w:numId w:val="78"/>
        </w:numPr>
        <w:spacing w:after="0" w:line="240" w:lineRule="auto"/>
        <w:jc w:val="both"/>
        <w:rPr>
          <w:rFonts w:ascii="Arial" w:hAnsi="Arial" w:cs="Arial"/>
        </w:rPr>
      </w:pPr>
      <w:r w:rsidRPr="00BF3902">
        <w:rPr>
          <w:rFonts w:ascii="Arial" w:hAnsi="Arial" w:cs="Arial"/>
          <w:b/>
          <w:bCs/>
        </w:rPr>
        <w:t>Duração</w:t>
      </w:r>
      <w:r w:rsidRPr="00BF3902">
        <w:rPr>
          <w:rFonts w:ascii="Arial" w:hAnsi="Arial" w:cs="Arial"/>
        </w:rPr>
        <w:t>: Delimitada</w:t>
      </w:r>
    </w:p>
    <w:p w14:paraId="73D18BFA" w14:textId="77777777" w:rsidR="00BF3902" w:rsidRPr="00BF3902" w:rsidRDefault="00BF3902" w:rsidP="00083F26">
      <w:pPr>
        <w:numPr>
          <w:ilvl w:val="0"/>
          <w:numId w:val="78"/>
        </w:numPr>
        <w:spacing w:after="0" w:line="240" w:lineRule="auto"/>
        <w:jc w:val="both"/>
        <w:rPr>
          <w:rFonts w:ascii="Arial" w:hAnsi="Arial" w:cs="Arial"/>
        </w:rPr>
      </w:pPr>
      <w:r w:rsidRPr="00BF3902">
        <w:rPr>
          <w:rFonts w:ascii="Arial" w:hAnsi="Arial" w:cs="Arial"/>
          <w:b/>
          <w:bCs/>
        </w:rPr>
        <w:t>Cadastro</w:t>
      </w:r>
      <w:r w:rsidRPr="00BF3902">
        <w:rPr>
          <w:rFonts w:ascii="Arial" w:hAnsi="Arial" w:cs="Arial"/>
        </w:rPr>
        <w:t>: Marcar como “Tratamento por Período”</w:t>
      </w:r>
    </w:p>
    <w:p w14:paraId="48F3F0ED" w14:textId="77777777" w:rsidR="00BF3902" w:rsidRPr="00BF3902" w:rsidRDefault="00BF3902" w:rsidP="00083F26">
      <w:pPr>
        <w:numPr>
          <w:ilvl w:val="0"/>
          <w:numId w:val="78"/>
        </w:numPr>
        <w:spacing w:after="0" w:line="240" w:lineRule="auto"/>
        <w:jc w:val="both"/>
        <w:rPr>
          <w:rFonts w:ascii="Arial" w:hAnsi="Arial" w:cs="Arial"/>
        </w:rPr>
      </w:pPr>
      <w:r w:rsidRPr="00BF3902">
        <w:rPr>
          <w:rFonts w:ascii="Arial" w:hAnsi="Arial" w:cs="Arial"/>
          <w:b/>
          <w:bCs/>
        </w:rPr>
        <w:t>Período</w:t>
      </w:r>
      <w:r w:rsidRPr="00BF3902">
        <w:rPr>
          <w:rFonts w:ascii="Arial" w:hAnsi="Arial" w:cs="Arial"/>
        </w:rPr>
        <w:t>: Obrigatório informar [</w:t>
      </w:r>
      <w:r w:rsidRPr="00BF3902">
        <w:rPr>
          <w:rFonts w:ascii="Segoe UI Emoji" w:hAnsi="Segoe UI Emoji" w:cs="Segoe UI Emoji"/>
        </w:rPr>
        <w:t>📅</w:t>
      </w:r>
      <w:r w:rsidRPr="00BF3902">
        <w:rPr>
          <w:rFonts w:ascii="Arial" w:hAnsi="Arial" w:cs="Arial"/>
        </w:rPr>
        <w:t xml:space="preserve"> Data de Início] e [</w:t>
      </w:r>
      <w:r w:rsidRPr="00BF3902">
        <w:rPr>
          <w:rFonts w:ascii="Segoe UI Emoji" w:hAnsi="Segoe UI Emoji" w:cs="Segoe UI Emoji"/>
        </w:rPr>
        <w:t>📅</w:t>
      </w:r>
      <w:r w:rsidRPr="00BF3902">
        <w:rPr>
          <w:rFonts w:ascii="Arial" w:hAnsi="Arial" w:cs="Arial"/>
        </w:rPr>
        <w:t xml:space="preserve"> Data de Fim]</w:t>
      </w:r>
    </w:p>
    <w:p w14:paraId="516E9EB8" w14:textId="77777777" w:rsidR="00BF3902" w:rsidRPr="00BF3902" w:rsidRDefault="00BF3902" w:rsidP="00083F26">
      <w:pPr>
        <w:numPr>
          <w:ilvl w:val="0"/>
          <w:numId w:val="78"/>
        </w:numPr>
        <w:spacing w:after="0" w:line="240" w:lineRule="auto"/>
        <w:jc w:val="both"/>
        <w:rPr>
          <w:rFonts w:ascii="Arial" w:hAnsi="Arial" w:cs="Arial"/>
        </w:rPr>
      </w:pPr>
      <w:r w:rsidRPr="00BF3902">
        <w:rPr>
          <w:rFonts w:ascii="Arial" w:hAnsi="Arial" w:cs="Arial"/>
          <w:b/>
          <w:bCs/>
        </w:rPr>
        <w:t>Interrupções</w:t>
      </w:r>
      <w:r w:rsidRPr="00BF3902">
        <w:rPr>
          <w:rFonts w:ascii="Arial" w:hAnsi="Arial" w:cs="Arial"/>
        </w:rPr>
        <w:t>:</w:t>
      </w:r>
    </w:p>
    <w:p w14:paraId="1BCBE4E5" w14:textId="77777777" w:rsidR="00BF3902" w:rsidRPr="00BF3902" w:rsidRDefault="00BF3902" w:rsidP="00083F26">
      <w:pPr>
        <w:numPr>
          <w:ilvl w:val="1"/>
          <w:numId w:val="78"/>
        </w:numPr>
        <w:spacing w:after="0" w:line="240" w:lineRule="auto"/>
        <w:jc w:val="both"/>
        <w:rPr>
          <w:rFonts w:ascii="Arial" w:hAnsi="Arial" w:cs="Arial"/>
        </w:rPr>
      </w:pPr>
      <w:r w:rsidRPr="00BF3902">
        <w:rPr>
          <w:rFonts w:ascii="Arial" w:hAnsi="Arial" w:cs="Arial"/>
          <w:b/>
          <w:bCs/>
        </w:rPr>
        <w:t>Pausa Temporária</w:t>
      </w:r>
      <w:r w:rsidRPr="00BF3902">
        <w:rPr>
          <w:rFonts w:ascii="Arial" w:hAnsi="Arial" w:cs="Arial"/>
        </w:rPr>
        <w:t>: Suspensão momentânea, mantendo o histórico</w:t>
      </w:r>
    </w:p>
    <w:p w14:paraId="7818D5D1" w14:textId="77777777" w:rsidR="00BF3902" w:rsidRPr="00BF3902" w:rsidRDefault="00BF3902" w:rsidP="00083F26">
      <w:pPr>
        <w:numPr>
          <w:ilvl w:val="1"/>
          <w:numId w:val="78"/>
        </w:numPr>
        <w:spacing w:after="0" w:line="240" w:lineRule="auto"/>
        <w:jc w:val="both"/>
        <w:rPr>
          <w:rFonts w:ascii="Arial" w:hAnsi="Arial" w:cs="Arial"/>
        </w:rPr>
      </w:pPr>
      <w:r w:rsidRPr="00BF3902">
        <w:rPr>
          <w:rFonts w:ascii="Arial" w:hAnsi="Arial" w:cs="Arial"/>
          <w:b/>
          <w:bCs/>
        </w:rPr>
        <w:t>Parada Definitiva</w:t>
      </w:r>
      <w:r w:rsidRPr="00BF3902">
        <w:rPr>
          <w:rFonts w:ascii="Arial" w:hAnsi="Arial" w:cs="Arial"/>
        </w:rPr>
        <w:t>: Encerramento do tratamento e dos alertas</w:t>
      </w:r>
    </w:p>
    <w:p w14:paraId="6BCFAEB4" w14:textId="77777777" w:rsidR="00BF3902" w:rsidRPr="00BF3902" w:rsidRDefault="00BF3902" w:rsidP="00BF3902">
      <w:pPr>
        <w:spacing w:after="0" w:line="240" w:lineRule="auto"/>
        <w:jc w:val="both"/>
        <w:rPr>
          <w:rFonts w:ascii="Arial" w:hAnsi="Arial" w:cs="Arial"/>
          <w:b/>
          <w:bCs/>
        </w:rPr>
      </w:pPr>
      <w:r w:rsidRPr="00BF3902">
        <w:rPr>
          <w:rFonts w:ascii="Segoe UI Emoji" w:hAnsi="Segoe UI Emoji" w:cs="Segoe UI Emoji"/>
          <w:b/>
          <w:bCs/>
        </w:rPr>
        <w:t>⏸️</w:t>
      </w:r>
      <w:r w:rsidRPr="00BF3902">
        <w:rPr>
          <w:rFonts w:ascii="Arial" w:hAnsi="Arial" w:cs="Arial"/>
          <w:b/>
          <w:bCs/>
        </w:rPr>
        <w:t xml:space="preserve"> Gestão de Pausas e Encerramentos</w:t>
      </w:r>
    </w:p>
    <w:p w14:paraId="196E324B" w14:textId="77777777" w:rsidR="00BF3902" w:rsidRPr="00BF3902" w:rsidRDefault="00BF3902" w:rsidP="00083F26">
      <w:pPr>
        <w:numPr>
          <w:ilvl w:val="0"/>
          <w:numId w:val="79"/>
        </w:numPr>
        <w:spacing w:after="0" w:line="240" w:lineRule="auto"/>
        <w:jc w:val="both"/>
        <w:rPr>
          <w:rFonts w:ascii="Arial" w:hAnsi="Arial" w:cs="Arial"/>
        </w:rPr>
      </w:pPr>
      <w:r w:rsidRPr="00BF3902">
        <w:rPr>
          <w:rFonts w:ascii="Arial" w:hAnsi="Arial" w:cs="Arial"/>
          <w:b/>
          <w:bCs/>
        </w:rPr>
        <w:t>Pausa Temporária</w:t>
      </w:r>
      <w:r w:rsidRPr="00BF3902">
        <w:rPr>
          <w:rFonts w:ascii="Arial" w:hAnsi="Arial" w:cs="Arial"/>
        </w:rPr>
        <w:t>: Indica que o paciente suspendeu o uso por recomendação médica, mas poderá retomar. O sistema deve manter o histórico e permitir reativação.</w:t>
      </w:r>
    </w:p>
    <w:p w14:paraId="338C2750" w14:textId="6012E6EE" w:rsidR="00BF3902" w:rsidRPr="00BF3902" w:rsidRDefault="00BF3902" w:rsidP="00083F26">
      <w:pPr>
        <w:numPr>
          <w:ilvl w:val="0"/>
          <w:numId w:val="79"/>
        </w:numPr>
        <w:spacing w:after="0" w:line="240" w:lineRule="auto"/>
        <w:jc w:val="both"/>
        <w:rPr>
          <w:rFonts w:ascii="Arial" w:hAnsi="Arial" w:cs="Arial"/>
        </w:rPr>
      </w:pPr>
      <w:r w:rsidRPr="00BF3902">
        <w:rPr>
          <w:rFonts w:ascii="Arial" w:hAnsi="Arial" w:cs="Arial"/>
          <w:b/>
          <w:bCs/>
        </w:rPr>
        <w:t>Parada Definitiva</w:t>
      </w:r>
      <w:r w:rsidRPr="00BF3902">
        <w:rPr>
          <w:rFonts w:ascii="Arial" w:hAnsi="Arial" w:cs="Arial"/>
        </w:rPr>
        <w:t>: O medicamento foi descontinuado. O sistema deve encerrar os alertas e arquivar o registro</w:t>
      </w:r>
      <w:r w:rsidR="00076ABD" w:rsidRPr="00597222">
        <w:rPr>
          <w:rFonts w:ascii="Arial" w:hAnsi="Arial" w:cs="Arial"/>
        </w:rPr>
        <w:t>”}, e aplicar ao item tratamento.</w:t>
      </w:r>
    </w:p>
    <w:p w14:paraId="69DEC74D" w14:textId="22CCE727" w:rsidR="0073244E" w:rsidRPr="00597222" w:rsidRDefault="0073244E" w:rsidP="00D517FB">
      <w:pPr>
        <w:spacing w:after="0" w:line="240" w:lineRule="auto"/>
        <w:jc w:val="both"/>
        <w:rPr>
          <w:rFonts w:ascii="Arial" w:hAnsi="Arial" w:cs="Arial"/>
        </w:rPr>
      </w:pPr>
    </w:p>
    <w:p w14:paraId="427B181C" w14:textId="0A10C03A" w:rsidR="003F2E45" w:rsidRPr="003F2E45" w:rsidRDefault="003F2E45" w:rsidP="002153E3">
      <w:pPr>
        <w:spacing w:after="0" w:line="240" w:lineRule="auto"/>
        <w:jc w:val="both"/>
        <w:rPr>
          <w:rFonts w:ascii="Arial" w:hAnsi="Arial" w:cs="Arial"/>
          <w:b/>
          <w:bCs/>
        </w:rPr>
      </w:pPr>
      <w:r w:rsidRPr="003F2E45">
        <w:rPr>
          <w:rFonts w:ascii="Arial" w:hAnsi="Arial" w:cs="Arial"/>
          <w:b/>
          <w:bCs/>
          <w:highlight w:val="yellow"/>
        </w:rPr>
        <w:t>IMPLEMENTAR</w:t>
      </w:r>
    </w:p>
    <w:p w14:paraId="47B50AA1" w14:textId="5D131DF7" w:rsidR="00747C29" w:rsidRDefault="003F2E45" w:rsidP="002153E3">
      <w:pPr>
        <w:spacing w:after="0" w:line="240" w:lineRule="auto"/>
        <w:jc w:val="both"/>
        <w:rPr>
          <w:rFonts w:ascii="Arial" w:hAnsi="Arial" w:cs="Arial"/>
        </w:rPr>
      </w:pPr>
      <w:r w:rsidRPr="003F2E45">
        <w:rPr>
          <w:rFonts w:ascii="Arial" w:hAnsi="Arial" w:cs="Arial"/>
        </w:rPr>
        <w:t>Se quiser, posso mostrar o modelo relacional completo</w:t>
      </w:r>
      <w:r w:rsidR="00374397">
        <w:rPr>
          <w:rFonts w:ascii="Arial" w:hAnsi="Arial" w:cs="Arial"/>
        </w:rPr>
        <w:t xml:space="preserve"> banco de dados </w:t>
      </w:r>
      <w:proofErr w:type="spellStart"/>
      <w:r w:rsidR="00374397">
        <w:rPr>
          <w:rFonts w:ascii="Arial" w:hAnsi="Arial" w:cs="Arial"/>
        </w:rPr>
        <w:t>sql</w:t>
      </w:r>
      <w:proofErr w:type="spellEnd"/>
    </w:p>
    <w:p w14:paraId="58364289" w14:textId="77777777" w:rsidR="00756400" w:rsidRDefault="00756400" w:rsidP="002153E3">
      <w:pPr>
        <w:spacing w:after="0" w:line="240" w:lineRule="auto"/>
        <w:jc w:val="both"/>
        <w:rPr>
          <w:rFonts w:ascii="Arial" w:hAnsi="Arial" w:cs="Arial"/>
        </w:rPr>
      </w:pPr>
    </w:p>
    <w:p w14:paraId="408156B1" w14:textId="6AE9822A" w:rsidR="00CD4F3D" w:rsidRDefault="00164921" w:rsidP="00E974E5">
      <w:pPr>
        <w:spacing w:after="0" w:line="240" w:lineRule="auto"/>
        <w:jc w:val="both"/>
        <w:rPr>
          <w:rFonts w:ascii="Arial" w:hAnsi="Arial" w:cs="Arial"/>
        </w:rPr>
      </w:pPr>
      <w:r w:rsidRPr="00164921">
        <w:rPr>
          <w:rFonts w:ascii="Arial" w:hAnsi="Arial" w:cs="Arial"/>
        </w:rPr>
        <w:t xml:space="preserve">Com isso, todos os módulos da ordem </w:t>
      </w:r>
      <w:proofErr w:type="gramStart"/>
      <w:r w:rsidRPr="00164921">
        <w:rPr>
          <w:rFonts w:ascii="Arial" w:hAnsi="Arial" w:cs="Arial"/>
        </w:rPr>
        <w:t>extra</w:t>
      </w:r>
      <w:r>
        <w:rPr>
          <w:rFonts w:ascii="Arial" w:hAnsi="Arial" w:cs="Arial"/>
        </w:rPr>
        <w:t xml:space="preserve"> </w:t>
      </w:r>
      <w:r w:rsidRPr="00164921">
        <w:rPr>
          <w:rFonts w:ascii="Arial" w:hAnsi="Arial" w:cs="Arial"/>
        </w:rPr>
        <w:t>cronológica</w:t>
      </w:r>
      <w:proofErr w:type="gramEnd"/>
      <w:r w:rsidRPr="00164921">
        <w:rPr>
          <w:rFonts w:ascii="Arial" w:hAnsi="Arial" w:cs="Arial"/>
        </w:rPr>
        <w:t xml:space="preserve"> estão concluídos e prontos para consolidação. Posso iniciar agora a montagem do documento técnico final com índice navegável, versão controlada e apêndices. Vamos avançar.</w:t>
      </w:r>
      <w:r>
        <w:rPr>
          <w:rFonts w:ascii="Arial" w:hAnsi="Arial" w:cs="Arial"/>
        </w:rPr>
        <w:t xml:space="preserve"> F</w:t>
      </w:r>
      <w:r w:rsidR="00E974E5" w:rsidRPr="00E974E5">
        <w:rPr>
          <w:rFonts w:ascii="Arial" w:hAnsi="Arial" w:cs="Arial"/>
        </w:rPr>
        <w:t xml:space="preserve">azer este processo do </w:t>
      </w:r>
      <w:r w:rsidRPr="00E974E5">
        <w:rPr>
          <w:rFonts w:ascii="Arial" w:hAnsi="Arial" w:cs="Arial"/>
        </w:rPr>
        <w:t>início</w:t>
      </w:r>
      <w:r w:rsidR="00E974E5" w:rsidRPr="00E974E5">
        <w:rPr>
          <w:rFonts w:ascii="Arial" w:hAnsi="Arial" w:cs="Arial"/>
        </w:rPr>
        <w:t xml:space="preserve"> ao fim, sem minha </w:t>
      </w:r>
      <w:r w:rsidRPr="00E974E5">
        <w:rPr>
          <w:rFonts w:ascii="Arial" w:hAnsi="Arial" w:cs="Arial"/>
        </w:rPr>
        <w:t>interferência</w:t>
      </w:r>
    </w:p>
    <w:p w14:paraId="510D5B0D" w14:textId="77777777" w:rsidR="00F23597" w:rsidRDefault="00F23597" w:rsidP="00E974E5">
      <w:pPr>
        <w:spacing w:after="0" w:line="240" w:lineRule="auto"/>
        <w:jc w:val="both"/>
        <w:rPr>
          <w:rFonts w:ascii="Arial" w:hAnsi="Arial" w:cs="Arial"/>
        </w:rPr>
      </w:pPr>
    </w:p>
    <w:p w14:paraId="0FA08A8A" w14:textId="77777777" w:rsidR="008A72BB" w:rsidRDefault="008A72BB" w:rsidP="008A72BB">
      <w:pPr>
        <w:numPr>
          <w:ilvl w:val="0"/>
          <w:numId w:val="89"/>
        </w:numPr>
        <w:spacing w:after="0" w:line="240" w:lineRule="auto"/>
        <w:jc w:val="both"/>
        <w:rPr>
          <w:rFonts w:ascii="Arial" w:hAnsi="Arial" w:cs="Arial"/>
        </w:rPr>
      </w:pPr>
      <w:r w:rsidRPr="008A72BB">
        <w:rPr>
          <w:rFonts w:ascii="Arial" w:hAnsi="Arial" w:cs="Arial"/>
        </w:rPr>
        <w:t>Sistema de autenticação</w:t>
      </w:r>
    </w:p>
    <w:p w14:paraId="1ED949E8" w14:textId="77777777" w:rsidR="00E37DA7" w:rsidRDefault="00E37DA7" w:rsidP="00E37DA7">
      <w:pPr>
        <w:numPr>
          <w:ilvl w:val="0"/>
          <w:numId w:val="89"/>
        </w:numPr>
        <w:spacing w:after="0" w:line="240" w:lineRule="auto"/>
        <w:jc w:val="both"/>
        <w:rPr>
          <w:rFonts w:ascii="Arial" w:hAnsi="Arial" w:cs="Arial"/>
        </w:rPr>
      </w:pPr>
      <w:r w:rsidRPr="008A72BB">
        <w:rPr>
          <w:rFonts w:ascii="Arial" w:hAnsi="Arial" w:cs="Arial"/>
        </w:rPr>
        <w:t>Histórico de vacinas</w:t>
      </w:r>
    </w:p>
    <w:p w14:paraId="1E2BACAA" w14:textId="77777777" w:rsidR="00E37DA7" w:rsidRPr="008A72BB" w:rsidRDefault="00E37DA7" w:rsidP="00E37DA7">
      <w:pPr>
        <w:numPr>
          <w:ilvl w:val="0"/>
          <w:numId w:val="89"/>
        </w:numPr>
        <w:spacing w:after="0" w:line="240" w:lineRule="auto"/>
        <w:jc w:val="both"/>
        <w:rPr>
          <w:rFonts w:ascii="Arial" w:hAnsi="Arial" w:cs="Arial"/>
        </w:rPr>
      </w:pPr>
      <w:r w:rsidRPr="008A72BB">
        <w:rPr>
          <w:rFonts w:ascii="Arial" w:hAnsi="Arial" w:cs="Arial"/>
        </w:rPr>
        <w:t>Dashboard com visualizações</w:t>
      </w:r>
    </w:p>
    <w:p w14:paraId="490B887D" w14:textId="77777777" w:rsidR="00E37DA7" w:rsidRPr="008A72BB" w:rsidRDefault="00E37DA7" w:rsidP="00E37DA7">
      <w:pPr>
        <w:numPr>
          <w:ilvl w:val="0"/>
          <w:numId w:val="89"/>
        </w:numPr>
        <w:spacing w:after="0" w:line="240" w:lineRule="auto"/>
        <w:jc w:val="both"/>
        <w:rPr>
          <w:rFonts w:ascii="Arial" w:hAnsi="Arial" w:cs="Arial"/>
        </w:rPr>
      </w:pPr>
      <w:r w:rsidRPr="008A72BB">
        <w:rPr>
          <w:rFonts w:ascii="Arial" w:hAnsi="Arial" w:cs="Arial"/>
        </w:rPr>
        <w:t xml:space="preserve">Indicadores de saúde (peso, pressão, </w:t>
      </w:r>
      <w:proofErr w:type="gramStart"/>
      <w:r w:rsidRPr="008A72BB">
        <w:rPr>
          <w:rFonts w:ascii="Arial" w:hAnsi="Arial" w:cs="Arial"/>
        </w:rPr>
        <w:t>glicemia, etc.</w:t>
      </w:r>
      <w:proofErr w:type="gramEnd"/>
      <w:r w:rsidRPr="008A72BB">
        <w:rPr>
          <w:rFonts w:ascii="Arial" w:hAnsi="Arial" w:cs="Arial"/>
        </w:rPr>
        <w:t>)</w:t>
      </w:r>
    </w:p>
    <w:p w14:paraId="572AC09A" w14:textId="77777777" w:rsidR="00E37DA7" w:rsidRPr="008A72BB" w:rsidRDefault="00E37DA7" w:rsidP="00E37DA7">
      <w:pPr>
        <w:numPr>
          <w:ilvl w:val="0"/>
          <w:numId w:val="89"/>
        </w:numPr>
        <w:spacing w:after="0" w:line="240" w:lineRule="auto"/>
        <w:jc w:val="both"/>
        <w:rPr>
          <w:rFonts w:ascii="Arial" w:hAnsi="Arial" w:cs="Arial"/>
        </w:rPr>
      </w:pPr>
    </w:p>
    <w:p w14:paraId="5E1676D2" w14:textId="77777777" w:rsidR="00E37DA7" w:rsidRPr="008A72BB" w:rsidRDefault="00E37DA7" w:rsidP="00E37DA7">
      <w:pPr>
        <w:spacing w:after="0" w:line="240" w:lineRule="auto"/>
        <w:jc w:val="both"/>
        <w:rPr>
          <w:rFonts w:ascii="Arial" w:hAnsi="Arial" w:cs="Arial"/>
        </w:rPr>
      </w:pPr>
    </w:p>
    <w:p w14:paraId="079E07AB" w14:textId="77777777" w:rsidR="00F23597" w:rsidRDefault="00F23597" w:rsidP="00E974E5">
      <w:pPr>
        <w:spacing w:after="0" w:line="240" w:lineRule="auto"/>
        <w:jc w:val="both"/>
        <w:rPr>
          <w:rFonts w:ascii="Arial" w:hAnsi="Arial" w:cs="Arial"/>
        </w:rPr>
      </w:pPr>
    </w:p>
    <w:p w14:paraId="301BD214" w14:textId="77777777" w:rsidR="00923B98" w:rsidRDefault="00923B98" w:rsidP="00E974E5">
      <w:pPr>
        <w:spacing w:after="0" w:line="240" w:lineRule="auto"/>
        <w:jc w:val="both"/>
        <w:rPr>
          <w:rFonts w:ascii="Arial" w:hAnsi="Arial" w:cs="Arial"/>
        </w:rPr>
      </w:pPr>
    </w:p>
    <w:p w14:paraId="46AB82D6" w14:textId="77777777" w:rsidR="00923B98" w:rsidRDefault="00923B98" w:rsidP="00E974E5">
      <w:pPr>
        <w:spacing w:after="0" w:line="240" w:lineRule="auto"/>
        <w:jc w:val="both"/>
        <w:rPr>
          <w:rFonts w:ascii="Arial" w:hAnsi="Arial" w:cs="Arial"/>
        </w:rPr>
      </w:pPr>
    </w:p>
    <w:p w14:paraId="3E783C9F" w14:textId="5DC11764" w:rsidR="00923B98" w:rsidRDefault="00923B98" w:rsidP="00E974E5">
      <w:pPr>
        <w:spacing w:after="0" w:line="240" w:lineRule="auto"/>
        <w:jc w:val="both"/>
        <w:rPr>
          <w:rFonts w:ascii="Arial" w:hAnsi="Arial" w:cs="Arial"/>
        </w:rPr>
      </w:pPr>
      <w:r w:rsidRPr="00923B98">
        <w:rPr>
          <w:rFonts w:ascii="Arial" w:hAnsi="Arial" w:cs="Arial"/>
        </w:rPr>
        <w:t xml:space="preserve">Temos como listar, </w:t>
      </w:r>
      <w:r w:rsidRPr="00923B98">
        <w:rPr>
          <w:rFonts w:ascii="Arial" w:hAnsi="Arial" w:cs="Arial"/>
        </w:rPr>
        <w:t>descrever</w:t>
      </w:r>
      <w:r w:rsidRPr="00923B98">
        <w:rPr>
          <w:rFonts w:ascii="Arial" w:hAnsi="Arial" w:cs="Arial"/>
        </w:rPr>
        <w:t xml:space="preserve"> {"Todos os módulos e categorias do sistema “Saúde Ciclo da Vida” estão agora com protótipos visuais, testes automatizados e backend integrado — prontos para implantação, demonstração e expansão institucional."}, em ordem técnica e </w:t>
      </w:r>
      <w:r w:rsidRPr="00923B98">
        <w:rPr>
          <w:rFonts w:ascii="Arial" w:hAnsi="Arial" w:cs="Arial"/>
        </w:rPr>
        <w:t>cronológica</w:t>
      </w:r>
      <w:r>
        <w:rPr>
          <w:rFonts w:ascii="Arial" w:hAnsi="Arial" w:cs="Arial"/>
        </w:rPr>
        <w:t>.</w:t>
      </w:r>
    </w:p>
    <w:p w14:paraId="38F4752B" w14:textId="77777777" w:rsidR="000C2B2C" w:rsidRDefault="000C2B2C" w:rsidP="00E974E5">
      <w:pPr>
        <w:spacing w:after="0" w:line="240" w:lineRule="auto"/>
        <w:jc w:val="both"/>
        <w:rPr>
          <w:rFonts w:ascii="Arial" w:hAnsi="Arial" w:cs="Arial"/>
        </w:rPr>
      </w:pPr>
    </w:p>
    <w:p w14:paraId="4C06975E" w14:textId="43C21DCF" w:rsidR="000C2B2C" w:rsidRDefault="000C2B2C" w:rsidP="00E974E5">
      <w:pPr>
        <w:spacing w:after="0" w:line="240" w:lineRule="auto"/>
        <w:jc w:val="both"/>
        <w:rPr>
          <w:rFonts w:ascii="Arial" w:hAnsi="Arial" w:cs="Arial"/>
        </w:rPr>
      </w:pPr>
      <w:r w:rsidRPr="000C2B2C">
        <w:rPr>
          <w:rFonts w:ascii="Arial" w:hAnsi="Arial" w:cs="Arial"/>
        </w:rPr>
        <w:t>Vamos gerar o mapa técnico de dependência entre módulos, preparar o plano de rollout por instituição, e simular o fluxo completo de uso por perfil.</w:t>
      </w:r>
    </w:p>
    <w:p w14:paraId="6263FFE9" w14:textId="77777777" w:rsidR="000C2B2C" w:rsidRDefault="000C2B2C" w:rsidP="00E974E5">
      <w:pPr>
        <w:spacing w:after="0" w:line="240" w:lineRule="auto"/>
        <w:jc w:val="both"/>
        <w:rPr>
          <w:rFonts w:ascii="Arial" w:hAnsi="Arial" w:cs="Arial"/>
        </w:rPr>
      </w:pPr>
    </w:p>
    <w:p w14:paraId="71BF6D07" w14:textId="6B149E52" w:rsidR="000852DD" w:rsidRDefault="000852DD" w:rsidP="00E974E5">
      <w:pPr>
        <w:spacing w:after="0" w:line="240" w:lineRule="auto"/>
        <w:jc w:val="both"/>
        <w:rPr>
          <w:rFonts w:ascii="Arial" w:hAnsi="Arial" w:cs="Arial"/>
        </w:rPr>
      </w:pPr>
      <w:r w:rsidRPr="000852DD">
        <w:rPr>
          <w:rFonts w:ascii="Arial" w:hAnsi="Arial" w:cs="Arial"/>
        </w:rPr>
        <w:t xml:space="preserve">Criar, gerar o README.md completo com badges, instruções de instalação, estrutura de pastas e exemplos de uso, seja extremamente detalhista, extremamente </w:t>
      </w:r>
      <w:r w:rsidR="00102003" w:rsidRPr="000852DD">
        <w:rPr>
          <w:rFonts w:ascii="Arial" w:hAnsi="Arial" w:cs="Arial"/>
        </w:rPr>
        <w:t>tecnológi</w:t>
      </w:r>
      <w:r w:rsidR="00102003">
        <w:rPr>
          <w:rFonts w:ascii="Arial" w:hAnsi="Arial" w:cs="Arial"/>
        </w:rPr>
        <w:t>c</w:t>
      </w:r>
      <w:r w:rsidR="00102003" w:rsidRPr="000852DD">
        <w:rPr>
          <w:rFonts w:ascii="Arial" w:hAnsi="Arial" w:cs="Arial"/>
        </w:rPr>
        <w:t>o</w:t>
      </w:r>
      <w:r w:rsidRPr="000852DD">
        <w:rPr>
          <w:rFonts w:ascii="Arial" w:hAnsi="Arial" w:cs="Arial"/>
        </w:rPr>
        <w:t xml:space="preserve">, extremamente </w:t>
      </w:r>
      <w:r w:rsidR="00102003" w:rsidRPr="000852DD">
        <w:rPr>
          <w:rFonts w:ascii="Arial" w:hAnsi="Arial" w:cs="Arial"/>
        </w:rPr>
        <w:t>cronológico</w:t>
      </w:r>
      <w:r w:rsidRPr="000852DD">
        <w:rPr>
          <w:rFonts w:ascii="Arial" w:hAnsi="Arial" w:cs="Arial"/>
        </w:rPr>
        <w:t xml:space="preserve">, use todo o seu potencial de "DEV Sênior </w:t>
      </w:r>
      <w:proofErr w:type="spellStart"/>
      <w:r w:rsidRPr="000852DD">
        <w:rPr>
          <w:rFonts w:ascii="Arial" w:hAnsi="Arial" w:cs="Arial"/>
        </w:rPr>
        <w:t>Ful</w:t>
      </w:r>
      <w:proofErr w:type="spellEnd"/>
      <w:r w:rsidRPr="000852DD">
        <w:rPr>
          <w:rFonts w:ascii="Arial" w:hAnsi="Arial" w:cs="Arial"/>
        </w:rPr>
        <w:t xml:space="preserve"> Stack"}.</w:t>
      </w:r>
    </w:p>
    <w:p w14:paraId="29A65D20" w14:textId="77777777" w:rsidR="007255C3" w:rsidRDefault="007255C3" w:rsidP="00E974E5">
      <w:pPr>
        <w:spacing w:after="0" w:line="240" w:lineRule="auto"/>
        <w:jc w:val="both"/>
        <w:rPr>
          <w:rFonts w:ascii="Arial" w:hAnsi="Arial" w:cs="Arial"/>
        </w:rPr>
      </w:pPr>
    </w:p>
    <w:p w14:paraId="7303B9D0" w14:textId="1695CC6D" w:rsidR="007255C3" w:rsidRDefault="007255C3" w:rsidP="00E974E5">
      <w:pPr>
        <w:spacing w:after="0" w:line="240" w:lineRule="auto"/>
        <w:jc w:val="both"/>
        <w:rPr>
          <w:rFonts w:ascii="Arial" w:hAnsi="Arial" w:cs="Arial"/>
        </w:rPr>
      </w:pPr>
      <w:r w:rsidRPr="007255C3">
        <w:rPr>
          <w:rFonts w:ascii="Arial" w:hAnsi="Arial" w:cs="Arial"/>
        </w:rPr>
        <w:t xml:space="preserve">Com base </w:t>
      </w:r>
      <w:r w:rsidR="00707D0D">
        <w:rPr>
          <w:rFonts w:ascii="Arial" w:hAnsi="Arial" w:cs="Arial"/>
        </w:rPr>
        <w:t>em todas as informações pro</w:t>
      </w:r>
      <w:r w:rsidR="00F726F2">
        <w:rPr>
          <w:rFonts w:ascii="Arial" w:hAnsi="Arial" w:cs="Arial"/>
        </w:rPr>
        <w:t xml:space="preserve">cessadas do </w:t>
      </w:r>
      <w:r w:rsidRPr="007255C3">
        <w:rPr>
          <w:rFonts w:ascii="Arial" w:hAnsi="Arial" w:cs="Arial"/>
        </w:rPr>
        <w:t xml:space="preserve">sistema </w:t>
      </w:r>
      <w:r w:rsidR="00707D0D">
        <w:rPr>
          <w:rFonts w:ascii="Arial" w:hAnsi="Arial" w:cs="Arial"/>
        </w:rPr>
        <w:t>app SaaS {“</w:t>
      </w:r>
      <w:r w:rsidR="00F726F2">
        <w:rPr>
          <w:rFonts w:ascii="Arial" w:hAnsi="Arial" w:cs="Arial"/>
        </w:rPr>
        <w:t xml:space="preserve">Saúde Ciclo da Vida”}, </w:t>
      </w:r>
      <w:r w:rsidRPr="007255C3">
        <w:rPr>
          <w:rFonts w:ascii="Arial" w:hAnsi="Arial" w:cs="Arial"/>
        </w:rPr>
        <w:t xml:space="preserve">crie uma descrição para meu </w:t>
      </w:r>
      <w:r w:rsidRPr="007255C3">
        <w:rPr>
          <w:rFonts w:ascii="Arial" w:hAnsi="Arial" w:cs="Arial"/>
        </w:rPr>
        <w:t>repositório</w:t>
      </w:r>
      <w:r w:rsidRPr="007255C3">
        <w:rPr>
          <w:rFonts w:ascii="Arial" w:hAnsi="Arial" w:cs="Arial"/>
        </w:rPr>
        <w:t xml:space="preserve"> {"GITHUB"}.</w:t>
      </w:r>
    </w:p>
    <w:p w14:paraId="5C3FAD96" w14:textId="77777777" w:rsidR="007255C3" w:rsidRPr="00597222" w:rsidRDefault="007255C3" w:rsidP="00E974E5">
      <w:pPr>
        <w:spacing w:after="0" w:line="240" w:lineRule="auto"/>
        <w:jc w:val="both"/>
        <w:rPr>
          <w:rFonts w:ascii="Arial" w:hAnsi="Arial" w:cs="Arial"/>
        </w:rPr>
      </w:pPr>
    </w:p>
    <w:sectPr w:rsidR="007255C3" w:rsidRPr="00597222" w:rsidSect="00871723">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BE0"/>
    <w:multiLevelType w:val="multilevel"/>
    <w:tmpl w:val="F11C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13A37"/>
    <w:multiLevelType w:val="multilevel"/>
    <w:tmpl w:val="37DE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60688"/>
    <w:multiLevelType w:val="multilevel"/>
    <w:tmpl w:val="6D46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36788"/>
    <w:multiLevelType w:val="multilevel"/>
    <w:tmpl w:val="2B4A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7127F"/>
    <w:multiLevelType w:val="multilevel"/>
    <w:tmpl w:val="8240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34D1E"/>
    <w:multiLevelType w:val="multilevel"/>
    <w:tmpl w:val="8786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C323D"/>
    <w:multiLevelType w:val="multilevel"/>
    <w:tmpl w:val="2728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C17B5"/>
    <w:multiLevelType w:val="multilevel"/>
    <w:tmpl w:val="44B6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45E26"/>
    <w:multiLevelType w:val="multilevel"/>
    <w:tmpl w:val="4BDA5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059A3"/>
    <w:multiLevelType w:val="multilevel"/>
    <w:tmpl w:val="12A6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07F42"/>
    <w:multiLevelType w:val="multilevel"/>
    <w:tmpl w:val="9792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F0B6E"/>
    <w:multiLevelType w:val="multilevel"/>
    <w:tmpl w:val="749A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65727"/>
    <w:multiLevelType w:val="multilevel"/>
    <w:tmpl w:val="6BD8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90C8D"/>
    <w:multiLevelType w:val="multilevel"/>
    <w:tmpl w:val="43F2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663BE"/>
    <w:multiLevelType w:val="multilevel"/>
    <w:tmpl w:val="6DEA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3E35D2"/>
    <w:multiLevelType w:val="multilevel"/>
    <w:tmpl w:val="DC0C6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305F0C"/>
    <w:multiLevelType w:val="multilevel"/>
    <w:tmpl w:val="3C08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E1CDF"/>
    <w:multiLevelType w:val="multilevel"/>
    <w:tmpl w:val="95CC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35C00"/>
    <w:multiLevelType w:val="multilevel"/>
    <w:tmpl w:val="51CE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4790D"/>
    <w:multiLevelType w:val="multilevel"/>
    <w:tmpl w:val="9AA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4F7055"/>
    <w:multiLevelType w:val="multilevel"/>
    <w:tmpl w:val="8C00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A3F92"/>
    <w:multiLevelType w:val="multilevel"/>
    <w:tmpl w:val="F0463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482B81"/>
    <w:multiLevelType w:val="multilevel"/>
    <w:tmpl w:val="60064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230E4C"/>
    <w:multiLevelType w:val="multilevel"/>
    <w:tmpl w:val="7A36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E64F22"/>
    <w:multiLevelType w:val="multilevel"/>
    <w:tmpl w:val="01E2B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F317DF"/>
    <w:multiLevelType w:val="multilevel"/>
    <w:tmpl w:val="16E48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705551"/>
    <w:multiLevelType w:val="multilevel"/>
    <w:tmpl w:val="96C6B9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84448E"/>
    <w:multiLevelType w:val="multilevel"/>
    <w:tmpl w:val="6EFA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4352A"/>
    <w:multiLevelType w:val="multilevel"/>
    <w:tmpl w:val="6E84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766C2"/>
    <w:multiLevelType w:val="multilevel"/>
    <w:tmpl w:val="B676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E1374A"/>
    <w:multiLevelType w:val="multilevel"/>
    <w:tmpl w:val="B9A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6A79E5"/>
    <w:multiLevelType w:val="multilevel"/>
    <w:tmpl w:val="58226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C9441CF"/>
    <w:multiLevelType w:val="multilevel"/>
    <w:tmpl w:val="C620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B87D20"/>
    <w:multiLevelType w:val="multilevel"/>
    <w:tmpl w:val="FB82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2B1ECD"/>
    <w:multiLevelType w:val="multilevel"/>
    <w:tmpl w:val="CDF4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361096"/>
    <w:multiLevelType w:val="multilevel"/>
    <w:tmpl w:val="E420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BA4FBE"/>
    <w:multiLevelType w:val="multilevel"/>
    <w:tmpl w:val="E9BA0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7256BB"/>
    <w:multiLevelType w:val="multilevel"/>
    <w:tmpl w:val="147A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664BC1"/>
    <w:multiLevelType w:val="multilevel"/>
    <w:tmpl w:val="FBCA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174000"/>
    <w:multiLevelType w:val="multilevel"/>
    <w:tmpl w:val="ECB2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617993"/>
    <w:multiLevelType w:val="multilevel"/>
    <w:tmpl w:val="A914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6B0AE3"/>
    <w:multiLevelType w:val="multilevel"/>
    <w:tmpl w:val="C256D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9B3F0A"/>
    <w:multiLevelType w:val="multilevel"/>
    <w:tmpl w:val="4202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6C2DDB"/>
    <w:multiLevelType w:val="multilevel"/>
    <w:tmpl w:val="EBE0A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FC2DAB"/>
    <w:multiLevelType w:val="multilevel"/>
    <w:tmpl w:val="889E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CE3672"/>
    <w:multiLevelType w:val="multilevel"/>
    <w:tmpl w:val="C1EAA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4B3EDD"/>
    <w:multiLevelType w:val="multilevel"/>
    <w:tmpl w:val="D936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E565A4"/>
    <w:multiLevelType w:val="multilevel"/>
    <w:tmpl w:val="346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651415"/>
    <w:multiLevelType w:val="multilevel"/>
    <w:tmpl w:val="3E0E1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CA00A4"/>
    <w:multiLevelType w:val="multilevel"/>
    <w:tmpl w:val="96D0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363053"/>
    <w:multiLevelType w:val="multilevel"/>
    <w:tmpl w:val="2940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6E1CE9"/>
    <w:multiLevelType w:val="multilevel"/>
    <w:tmpl w:val="ABF4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9DD418F"/>
    <w:multiLevelType w:val="multilevel"/>
    <w:tmpl w:val="A0C07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7A3DAD"/>
    <w:multiLevelType w:val="multilevel"/>
    <w:tmpl w:val="A3C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C6525B"/>
    <w:multiLevelType w:val="multilevel"/>
    <w:tmpl w:val="82A4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2D42D3"/>
    <w:multiLevelType w:val="multilevel"/>
    <w:tmpl w:val="CAE8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E8018E5"/>
    <w:multiLevelType w:val="multilevel"/>
    <w:tmpl w:val="5D88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5B612F"/>
    <w:multiLevelType w:val="multilevel"/>
    <w:tmpl w:val="047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755D22"/>
    <w:multiLevelType w:val="multilevel"/>
    <w:tmpl w:val="37A63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022E19"/>
    <w:multiLevelType w:val="multilevel"/>
    <w:tmpl w:val="4AE24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6638BE"/>
    <w:multiLevelType w:val="multilevel"/>
    <w:tmpl w:val="FCE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C73DF1"/>
    <w:multiLevelType w:val="multilevel"/>
    <w:tmpl w:val="09986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30A431E"/>
    <w:multiLevelType w:val="multilevel"/>
    <w:tmpl w:val="3822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64076C4"/>
    <w:multiLevelType w:val="multilevel"/>
    <w:tmpl w:val="092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C617F0"/>
    <w:multiLevelType w:val="multilevel"/>
    <w:tmpl w:val="F81CE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B7391D"/>
    <w:multiLevelType w:val="multilevel"/>
    <w:tmpl w:val="BDAC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502F78"/>
    <w:multiLevelType w:val="multilevel"/>
    <w:tmpl w:val="B98EF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291C52"/>
    <w:multiLevelType w:val="multilevel"/>
    <w:tmpl w:val="6AC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AB1AA7"/>
    <w:multiLevelType w:val="multilevel"/>
    <w:tmpl w:val="6A68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735F0F"/>
    <w:multiLevelType w:val="multilevel"/>
    <w:tmpl w:val="2528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B41496"/>
    <w:multiLevelType w:val="multilevel"/>
    <w:tmpl w:val="C88C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2B1BE7"/>
    <w:multiLevelType w:val="multilevel"/>
    <w:tmpl w:val="30E8C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B138A7"/>
    <w:multiLevelType w:val="multilevel"/>
    <w:tmpl w:val="326EF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187D82"/>
    <w:multiLevelType w:val="multilevel"/>
    <w:tmpl w:val="72023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FD70C1"/>
    <w:multiLevelType w:val="multilevel"/>
    <w:tmpl w:val="C32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3B31FA"/>
    <w:multiLevelType w:val="multilevel"/>
    <w:tmpl w:val="12326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932F4F"/>
    <w:multiLevelType w:val="multilevel"/>
    <w:tmpl w:val="443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FF95125"/>
    <w:multiLevelType w:val="multilevel"/>
    <w:tmpl w:val="694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521326">
    <w:abstractNumId w:val="40"/>
  </w:num>
  <w:num w:numId="2" w16cid:durableId="1706447821">
    <w:abstractNumId w:val="7"/>
  </w:num>
  <w:num w:numId="3" w16cid:durableId="1220899831">
    <w:abstractNumId w:val="18"/>
  </w:num>
  <w:num w:numId="4" w16cid:durableId="484586445">
    <w:abstractNumId w:val="19"/>
  </w:num>
  <w:num w:numId="5" w16cid:durableId="916324952">
    <w:abstractNumId w:val="67"/>
  </w:num>
  <w:num w:numId="6" w16cid:durableId="1241670083">
    <w:abstractNumId w:val="2"/>
  </w:num>
  <w:num w:numId="7" w16cid:durableId="207305444">
    <w:abstractNumId w:val="28"/>
  </w:num>
  <w:num w:numId="8" w16cid:durableId="1047604515">
    <w:abstractNumId w:val="6"/>
  </w:num>
  <w:num w:numId="9" w16cid:durableId="233244258">
    <w:abstractNumId w:val="50"/>
  </w:num>
  <w:num w:numId="10" w16cid:durableId="1474979993">
    <w:abstractNumId w:val="12"/>
  </w:num>
  <w:num w:numId="11" w16cid:durableId="65537977">
    <w:abstractNumId w:val="9"/>
  </w:num>
  <w:num w:numId="12" w16cid:durableId="458843754">
    <w:abstractNumId w:val="1"/>
  </w:num>
  <w:num w:numId="13" w16cid:durableId="1602640382">
    <w:abstractNumId w:val="30"/>
  </w:num>
  <w:num w:numId="14" w16cid:durableId="1281304376">
    <w:abstractNumId w:val="32"/>
  </w:num>
  <w:num w:numId="15" w16cid:durableId="1795636588">
    <w:abstractNumId w:val="47"/>
  </w:num>
  <w:num w:numId="16" w16cid:durableId="443697844">
    <w:abstractNumId w:val="54"/>
  </w:num>
  <w:num w:numId="17" w16cid:durableId="64380695">
    <w:abstractNumId w:val="52"/>
  </w:num>
  <w:num w:numId="18" w16cid:durableId="710954185">
    <w:abstractNumId w:val="22"/>
  </w:num>
  <w:num w:numId="19" w16cid:durableId="1264264443">
    <w:abstractNumId w:val="62"/>
  </w:num>
  <w:num w:numId="20" w16cid:durableId="512306344">
    <w:abstractNumId w:val="29"/>
  </w:num>
  <w:num w:numId="21" w16cid:durableId="2129933258">
    <w:abstractNumId w:val="69"/>
  </w:num>
  <w:num w:numId="22" w16cid:durableId="201593949">
    <w:abstractNumId w:val="73"/>
  </w:num>
  <w:num w:numId="23" w16cid:durableId="793445610">
    <w:abstractNumId w:val="57"/>
  </w:num>
  <w:num w:numId="24" w16cid:durableId="2102528404">
    <w:abstractNumId w:val="25"/>
  </w:num>
  <w:num w:numId="25" w16cid:durableId="1741708355">
    <w:abstractNumId w:val="24"/>
  </w:num>
  <w:num w:numId="26" w16cid:durableId="257376122">
    <w:abstractNumId w:val="31"/>
  </w:num>
  <w:num w:numId="27" w16cid:durableId="1134366062">
    <w:abstractNumId w:val="23"/>
  </w:num>
  <w:num w:numId="28" w16cid:durableId="486899282">
    <w:abstractNumId w:val="48"/>
  </w:num>
  <w:num w:numId="29" w16cid:durableId="828059215">
    <w:abstractNumId w:val="71"/>
  </w:num>
  <w:num w:numId="30" w16cid:durableId="788207845">
    <w:abstractNumId w:val="43"/>
  </w:num>
  <w:num w:numId="31" w16cid:durableId="950361711">
    <w:abstractNumId w:val="33"/>
  </w:num>
  <w:num w:numId="32" w16cid:durableId="400710616">
    <w:abstractNumId w:val="0"/>
  </w:num>
  <w:num w:numId="33" w16cid:durableId="975597720">
    <w:abstractNumId w:val="37"/>
  </w:num>
  <w:num w:numId="34" w16cid:durableId="48457127">
    <w:abstractNumId w:val="46"/>
  </w:num>
  <w:num w:numId="35" w16cid:durableId="1475753371">
    <w:abstractNumId w:val="76"/>
  </w:num>
  <w:num w:numId="36" w16cid:durableId="1313556466">
    <w:abstractNumId w:val="21"/>
  </w:num>
  <w:num w:numId="37" w16cid:durableId="26024771">
    <w:abstractNumId w:val="65"/>
  </w:num>
  <w:num w:numId="38" w16cid:durableId="1287199976">
    <w:abstractNumId w:val="59"/>
  </w:num>
  <w:num w:numId="39" w16cid:durableId="700471521">
    <w:abstractNumId w:val="61"/>
  </w:num>
  <w:num w:numId="40" w16cid:durableId="1306885707">
    <w:abstractNumId w:val="77"/>
  </w:num>
  <w:num w:numId="41" w16cid:durableId="791247012">
    <w:abstractNumId w:val="49"/>
  </w:num>
  <w:num w:numId="42" w16cid:durableId="803427554">
    <w:abstractNumId w:val="42"/>
  </w:num>
  <w:num w:numId="43" w16cid:durableId="677536023">
    <w:abstractNumId w:val="26"/>
  </w:num>
  <w:num w:numId="44" w16cid:durableId="1313291928">
    <w:abstractNumId w:val="75"/>
  </w:num>
  <w:num w:numId="45" w16cid:durableId="1156148599">
    <w:abstractNumId w:val="75"/>
    <w:lvlOverride w:ilvl="1">
      <w:lvl w:ilvl="1">
        <w:numFmt w:val="bullet"/>
        <w:lvlText w:val=""/>
        <w:lvlJc w:val="left"/>
        <w:pPr>
          <w:tabs>
            <w:tab w:val="num" w:pos="1440"/>
          </w:tabs>
          <w:ind w:left="1440" w:hanging="360"/>
        </w:pPr>
        <w:rPr>
          <w:rFonts w:ascii="Symbol" w:hAnsi="Symbol" w:hint="default"/>
          <w:sz w:val="20"/>
        </w:rPr>
      </w:lvl>
    </w:lvlOverride>
  </w:num>
  <w:num w:numId="46" w16cid:durableId="1426653996">
    <w:abstractNumId w:val="75"/>
    <w:lvlOverride w:ilvl="1">
      <w:lvl w:ilvl="1">
        <w:numFmt w:val="bullet"/>
        <w:lvlText w:val=""/>
        <w:lvlJc w:val="left"/>
        <w:pPr>
          <w:tabs>
            <w:tab w:val="num" w:pos="1440"/>
          </w:tabs>
          <w:ind w:left="1440" w:hanging="360"/>
        </w:pPr>
        <w:rPr>
          <w:rFonts w:ascii="Symbol" w:hAnsi="Symbol" w:hint="default"/>
          <w:sz w:val="20"/>
        </w:rPr>
      </w:lvl>
    </w:lvlOverride>
  </w:num>
  <w:num w:numId="47" w16cid:durableId="193033088">
    <w:abstractNumId w:val="75"/>
    <w:lvlOverride w:ilvl="1">
      <w:lvl w:ilvl="1">
        <w:numFmt w:val="bullet"/>
        <w:lvlText w:val=""/>
        <w:lvlJc w:val="left"/>
        <w:pPr>
          <w:tabs>
            <w:tab w:val="num" w:pos="1440"/>
          </w:tabs>
          <w:ind w:left="1440" w:hanging="360"/>
        </w:pPr>
        <w:rPr>
          <w:rFonts w:ascii="Symbol" w:hAnsi="Symbol" w:hint="default"/>
          <w:sz w:val="20"/>
        </w:rPr>
      </w:lvl>
    </w:lvlOverride>
  </w:num>
  <w:num w:numId="48" w16cid:durableId="497615875">
    <w:abstractNumId w:val="75"/>
    <w:lvlOverride w:ilvl="1">
      <w:lvl w:ilvl="1">
        <w:numFmt w:val="bullet"/>
        <w:lvlText w:val=""/>
        <w:lvlJc w:val="left"/>
        <w:pPr>
          <w:tabs>
            <w:tab w:val="num" w:pos="1440"/>
          </w:tabs>
          <w:ind w:left="1440" w:hanging="360"/>
        </w:pPr>
        <w:rPr>
          <w:rFonts w:ascii="Symbol" w:hAnsi="Symbol" w:hint="default"/>
          <w:sz w:val="20"/>
        </w:rPr>
      </w:lvl>
    </w:lvlOverride>
  </w:num>
  <w:num w:numId="49" w16cid:durableId="1519739106">
    <w:abstractNumId w:val="75"/>
    <w:lvlOverride w:ilvl="1">
      <w:lvl w:ilvl="1">
        <w:numFmt w:val="bullet"/>
        <w:lvlText w:val=""/>
        <w:lvlJc w:val="left"/>
        <w:pPr>
          <w:tabs>
            <w:tab w:val="num" w:pos="1440"/>
          </w:tabs>
          <w:ind w:left="1440" w:hanging="360"/>
        </w:pPr>
        <w:rPr>
          <w:rFonts w:ascii="Symbol" w:hAnsi="Symbol" w:hint="default"/>
          <w:sz w:val="20"/>
        </w:rPr>
      </w:lvl>
    </w:lvlOverride>
  </w:num>
  <w:num w:numId="50" w16cid:durableId="1549024765">
    <w:abstractNumId w:val="75"/>
    <w:lvlOverride w:ilvl="1">
      <w:lvl w:ilvl="1">
        <w:numFmt w:val="bullet"/>
        <w:lvlText w:val=""/>
        <w:lvlJc w:val="left"/>
        <w:pPr>
          <w:tabs>
            <w:tab w:val="num" w:pos="1440"/>
          </w:tabs>
          <w:ind w:left="1440" w:hanging="360"/>
        </w:pPr>
        <w:rPr>
          <w:rFonts w:ascii="Symbol" w:hAnsi="Symbol" w:hint="default"/>
          <w:sz w:val="20"/>
        </w:rPr>
      </w:lvl>
    </w:lvlOverride>
  </w:num>
  <w:num w:numId="51" w16cid:durableId="82724350">
    <w:abstractNumId w:val="36"/>
  </w:num>
  <w:num w:numId="52" w16cid:durableId="1674256022">
    <w:abstractNumId w:val="36"/>
    <w:lvlOverride w:ilvl="1">
      <w:lvl w:ilvl="1">
        <w:numFmt w:val="bullet"/>
        <w:lvlText w:val=""/>
        <w:lvlJc w:val="left"/>
        <w:pPr>
          <w:tabs>
            <w:tab w:val="num" w:pos="1440"/>
          </w:tabs>
          <w:ind w:left="1440" w:hanging="360"/>
        </w:pPr>
        <w:rPr>
          <w:rFonts w:ascii="Symbol" w:hAnsi="Symbol" w:hint="default"/>
          <w:sz w:val="20"/>
        </w:rPr>
      </w:lvl>
    </w:lvlOverride>
  </w:num>
  <w:num w:numId="53" w16cid:durableId="1480071783">
    <w:abstractNumId w:val="36"/>
    <w:lvlOverride w:ilvl="1">
      <w:lvl w:ilvl="1">
        <w:numFmt w:val="bullet"/>
        <w:lvlText w:val=""/>
        <w:lvlJc w:val="left"/>
        <w:pPr>
          <w:tabs>
            <w:tab w:val="num" w:pos="1440"/>
          </w:tabs>
          <w:ind w:left="1440" w:hanging="360"/>
        </w:pPr>
        <w:rPr>
          <w:rFonts w:ascii="Symbol" w:hAnsi="Symbol" w:hint="default"/>
          <w:sz w:val="20"/>
        </w:rPr>
      </w:lvl>
    </w:lvlOverride>
  </w:num>
  <w:num w:numId="54" w16cid:durableId="1756318624">
    <w:abstractNumId w:val="36"/>
    <w:lvlOverride w:ilvl="1">
      <w:lvl w:ilvl="1">
        <w:numFmt w:val="bullet"/>
        <w:lvlText w:val=""/>
        <w:lvlJc w:val="left"/>
        <w:pPr>
          <w:tabs>
            <w:tab w:val="num" w:pos="1440"/>
          </w:tabs>
          <w:ind w:left="1440" w:hanging="360"/>
        </w:pPr>
        <w:rPr>
          <w:rFonts w:ascii="Symbol" w:hAnsi="Symbol" w:hint="default"/>
          <w:sz w:val="20"/>
        </w:rPr>
      </w:lvl>
    </w:lvlOverride>
  </w:num>
  <w:num w:numId="55" w16cid:durableId="863596603">
    <w:abstractNumId w:val="36"/>
    <w:lvlOverride w:ilvl="1">
      <w:lvl w:ilvl="1">
        <w:numFmt w:val="bullet"/>
        <w:lvlText w:val=""/>
        <w:lvlJc w:val="left"/>
        <w:pPr>
          <w:tabs>
            <w:tab w:val="num" w:pos="1440"/>
          </w:tabs>
          <w:ind w:left="1440" w:hanging="360"/>
        </w:pPr>
        <w:rPr>
          <w:rFonts w:ascii="Symbol" w:hAnsi="Symbol" w:hint="default"/>
          <w:sz w:val="20"/>
        </w:rPr>
      </w:lvl>
    </w:lvlOverride>
  </w:num>
  <w:num w:numId="56" w16cid:durableId="635456865">
    <w:abstractNumId w:val="36"/>
    <w:lvlOverride w:ilvl="1">
      <w:lvl w:ilvl="1">
        <w:numFmt w:val="bullet"/>
        <w:lvlText w:val=""/>
        <w:lvlJc w:val="left"/>
        <w:pPr>
          <w:tabs>
            <w:tab w:val="num" w:pos="1440"/>
          </w:tabs>
          <w:ind w:left="1440" w:hanging="360"/>
        </w:pPr>
        <w:rPr>
          <w:rFonts w:ascii="Symbol" w:hAnsi="Symbol" w:hint="default"/>
          <w:sz w:val="20"/>
        </w:rPr>
      </w:lvl>
    </w:lvlOverride>
  </w:num>
  <w:num w:numId="57" w16cid:durableId="623124161">
    <w:abstractNumId w:val="36"/>
    <w:lvlOverride w:ilvl="1">
      <w:lvl w:ilvl="1">
        <w:numFmt w:val="bullet"/>
        <w:lvlText w:val=""/>
        <w:lvlJc w:val="left"/>
        <w:pPr>
          <w:tabs>
            <w:tab w:val="num" w:pos="1440"/>
          </w:tabs>
          <w:ind w:left="1440" w:hanging="360"/>
        </w:pPr>
        <w:rPr>
          <w:rFonts w:ascii="Symbol" w:hAnsi="Symbol" w:hint="default"/>
          <w:sz w:val="20"/>
        </w:rPr>
      </w:lvl>
    </w:lvlOverride>
  </w:num>
  <w:num w:numId="58" w16cid:durableId="1225872074">
    <w:abstractNumId w:val="15"/>
  </w:num>
  <w:num w:numId="59" w16cid:durableId="1616332615">
    <w:abstractNumId w:val="15"/>
    <w:lvlOverride w:ilvl="1">
      <w:lvl w:ilvl="1">
        <w:numFmt w:val="bullet"/>
        <w:lvlText w:val=""/>
        <w:lvlJc w:val="left"/>
        <w:pPr>
          <w:tabs>
            <w:tab w:val="num" w:pos="1440"/>
          </w:tabs>
          <w:ind w:left="1440" w:hanging="360"/>
        </w:pPr>
        <w:rPr>
          <w:rFonts w:ascii="Symbol" w:hAnsi="Symbol" w:hint="default"/>
          <w:sz w:val="20"/>
        </w:rPr>
      </w:lvl>
    </w:lvlOverride>
  </w:num>
  <w:num w:numId="60" w16cid:durableId="89279526">
    <w:abstractNumId w:val="15"/>
    <w:lvlOverride w:ilvl="1">
      <w:lvl w:ilvl="1">
        <w:numFmt w:val="bullet"/>
        <w:lvlText w:val=""/>
        <w:lvlJc w:val="left"/>
        <w:pPr>
          <w:tabs>
            <w:tab w:val="num" w:pos="1440"/>
          </w:tabs>
          <w:ind w:left="1440" w:hanging="360"/>
        </w:pPr>
        <w:rPr>
          <w:rFonts w:ascii="Symbol" w:hAnsi="Symbol" w:hint="default"/>
          <w:sz w:val="20"/>
        </w:rPr>
      </w:lvl>
    </w:lvlOverride>
  </w:num>
  <w:num w:numId="61" w16cid:durableId="816382505">
    <w:abstractNumId w:val="15"/>
    <w:lvlOverride w:ilvl="1">
      <w:lvl w:ilvl="1">
        <w:numFmt w:val="bullet"/>
        <w:lvlText w:val=""/>
        <w:lvlJc w:val="left"/>
        <w:pPr>
          <w:tabs>
            <w:tab w:val="num" w:pos="1440"/>
          </w:tabs>
          <w:ind w:left="1440" w:hanging="360"/>
        </w:pPr>
        <w:rPr>
          <w:rFonts w:ascii="Symbol" w:hAnsi="Symbol" w:hint="default"/>
          <w:sz w:val="20"/>
        </w:rPr>
      </w:lvl>
    </w:lvlOverride>
  </w:num>
  <w:num w:numId="62" w16cid:durableId="1645425467">
    <w:abstractNumId w:val="15"/>
    <w:lvlOverride w:ilvl="1">
      <w:lvl w:ilvl="1">
        <w:numFmt w:val="bullet"/>
        <w:lvlText w:val=""/>
        <w:lvlJc w:val="left"/>
        <w:pPr>
          <w:tabs>
            <w:tab w:val="num" w:pos="1440"/>
          </w:tabs>
          <w:ind w:left="1440" w:hanging="360"/>
        </w:pPr>
        <w:rPr>
          <w:rFonts w:ascii="Symbol" w:hAnsi="Symbol" w:hint="default"/>
          <w:sz w:val="20"/>
        </w:rPr>
      </w:lvl>
    </w:lvlOverride>
  </w:num>
  <w:num w:numId="63" w16cid:durableId="1767923521">
    <w:abstractNumId w:val="15"/>
    <w:lvlOverride w:ilvl="1">
      <w:lvl w:ilvl="1">
        <w:numFmt w:val="bullet"/>
        <w:lvlText w:val=""/>
        <w:lvlJc w:val="left"/>
        <w:pPr>
          <w:tabs>
            <w:tab w:val="num" w:pos="1440"/>
          </w:tabs>
          <w:ind w:left="1440" w:hanging="360"/>
        </w:pPr>
        <w:rPr>
          <w:rFonts w:ascii="Symbol" w:hAnsi="Symbol" w:hint="default"/>
          <w:sz w:val="20"/>
        </w:rPr>
      </w:lvl>
    </w:lvlOverride>
  </w:num>
  <w:num w:numId="64" w16cid:durableId="1765414195">
    <w:abstractNumId w:val="11"/>
  </w:num>
  <w:num w:numId="65" w16cid:durableId="1141116849">
    <w:abstractNumId w:val="66"/>
  </w:num>
  <w:num w:numId="66" w16cid:durableId="1496415420">
    <w:abstractNumId w:val="66"/>
    <w:lvlOverride w:ilvl="1">
      <w:lvl w:ilvl="1">
        <w:numFmt w:val="bullet"/>
        <w:lvlText w:val=""/>
        <w:lvlJc w:val="left"/>
        <w:pPr>
          <w:tabs>
            <w:tab w:val="num" w:pos="1440"/>
          </w:tabs>
          <w:ind w:left="1440" w:hanging="360"/>
        </w:pPr>
        <w:rPr>
          <w:rFonts w:ascii="Symbol" w:hAnsi="Symbol" w:hint="default"/>
          <w:sz w:val="20"/>
        </w:rPr>
      </w:lvl>
    </w:lvlOverride>
  </w:num>
  <w:num w:numId="67" w16cid:durableId="149059297">
    <w:abstractNumId w:val="66"/>
    <w:lvlOverride w:ilvl="1">
      <w:lvl w:ilvl="1">
        <w:numFmt w:val="bullet"/>
        <w:lvlText w:val=""/>
        <w:lvlJc w:val="left"/>
        <w:pPr>
          <w:tabs>
            <w:tab w:val="num" w:pos="1440"/>
          </w:tabs>
          <w:ind w:left="1440" w:hanging="360"/>
        </w:pPr>
        <w:rPr>
          <w:rFonts w:ascii="Symbol" w:hAnsi="Symbol" w:hint="default"/>
          <w:sz w:val="20"/>
        </w:rPr>
      </w:lvl>
    </w:lvlOverride>
  </w:num>
  <w:num w:numId="68" w16cid:durableId="1444955105">
    <w:abstractNumId w:val="66"/>
    <w:lvlOverride w:ilvl="1">
      <w:lvl w:ilvl="1">
        <w:numFmt w:val="bullet"/>
        <w:lvlText w:val=""/>
        <w:lvlJc w:val="left"/>
        <w:pPr>
          <w:tabs>
            <w:tab w:val="num" w:pos="1440"/>
          </w:tabs>
          <w:ind w:left="1440" w:hanging="360"/>
        </w:pPr>
        <w:rPr>
          <w:rFonts w:ascii="Symbol" w:hAnsi="Symbol" w:hint="default"/>
          <w:sz w:val="20"/>
        </w:rPr>
      </w:lvl>
    </w:lvlOverride>
  </w:num>
  <w:num w:numId="69" w16cid:durableId="1019627659">
    <w:abstractNumId w:val="64"/>
  </w:num>
  <w:num w:numId="70" w16cid:durableId="1346786717">
    <w:abstractNumId w:val="45"/>
  </w:num>
  <w:num w:numId="71" w16cid:durableId="1009134782">
    <w:abstractNumId w:val="17"/>
  </w:num>
  <w:num w:numId="72" w16cid:durableId="1404719568">
    <w:abstractNumId w:val="35"/>
  </w:num>
  <w:num w:numId="73" w16cid:durableId="1404331275">
    <w:abstractNumId w:val="60"/>
  </w:num>
  <w:num w:numId="74" w16cid:durableId="2132507669">
    <w:abstractNumId w:val="41"/>
  </w:num>
  <w:num w:numId="75" w16cid:durableId="2001303818">
    <w:abstractNumId w:val="8"/>
  </w:num>
  <w:num w:numId="76" w16cid:durableId="613829369">
    <w:abstractNumId w:val="38"/>
  </w:num>
  <w:num w:numId="77" w16cid:durableId="1758600926">
    <w:abstractNumId w:val="72"/>
  </w:num>
  <w:num w:numId="78" w16cid:durableId="205065177">
    <w:abstractNumId w:val="58"/>
  </w:num>
  <w:num w:numId="79" w16cid:durableId="362367215">
    <w:abstractNumId w:val="27"/>
  </w:num>
  <w:num w:numId="80" w16cid:durableId="1063529164">
    <w:abstractNumId w:val="44"/>
  </w:num>
  <w:num w:numId="81" w16cid:durableId="1501240004">
    <w:abstractNumId w:val="3"/>
  </w:num>
  <w:num w:numId="82" w16cid:durableId="1724328627">
    <w:abstractNumId w:val="13"/>
  </w:num>
  <w:num w:numId="83" w16cid:durableId="1781379">
    <w:abstractNumId w:val="56"/>
  </w:num>
  <w:num w:numId="84" w16cid:durableId="128983779">
    <w:abstractNumId w:val="4"/>
  </w:num>
  <w:num w:numId="85" w16cid:durableId="1133672070">
    <w:abstractNumId w:val="20"/>
  </w:num>
  <w:num w:numId="86" w16cid:durableId="1002851590">
    <w:abstractNumId w:val="39"/>
  </w:num>
  <w:num w:numId="87" w16cid:durableId="423647867">
    <w:abstractNumId w:val="14"/>
  </w:num>
  <w:num w:numId="88" w16cid:durableId="1008287702">
    <w:abstractNumId w:val="74"/>
  </w:num>
  <w:num w:numId="89" w16cid:durableId="1355108044">
    <w:abstractNumId w:val="55"/>
  </w:num>
  <w:num w:numId="90" w16cid:durableId="503134752">
    <w:abstractNumId w:val="70"/>
  </w:num>
  <w:num w:numId="91" w16cid:durableId="448016782">
    <w:abstractNumId w:val="16"/>
  </w:num>
  <w:num w:numId="92" w16cid:durableId="394863237">
    <w:abstractNumId w:val="34"/>
  </w:num>
  <w:num w:numId="93" w16cid:durableId="454565875">
    <w:abstractNumId w:val="5"/>
  </w:num>
  <w:num w:numId="94" w16cid:durableId="1188719238">
    <w:abstractNumId w:val="68"/>
  </w:num>
  <w:num w:numId="95" w16cid:durableId="339816473">
    <w:abstractNumId w:val="63"/>
  </w:num>
  <w:num w:numId="96" w16cid:durableId="532613003">
    <w:abstractNumId w:val="53"/>
  </w:num>
  <w:num w:numId="97" w16cid:durableId="1137723602">
    <w:abstractNumId w:val="10"/>
  </w:num>
  <w:num w:numId="98" w16cid:durableId="204024439">
    <w:abstractNumId w:val="51"/>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F0E"/>
    <w:rsid w:val="000036EA"/>
    <w:rsid w:val="000042B3"/>
    <w:rsid w:val="00011FAD"/>
    <w:rsid w:val="00013543"/>
    <w:rsid w:val="00013B53"/>
    <w:rsid w:val="00013C48"/>
    <w:rsid w:val="0001539C"/>
    <w:rsid w:val="00015DD2"/>
    <w:rsid w:val="00016892"/>
    <w:rsid w:val="00021D6E"/>
    <w:rsid w:val="000231FD"/>
    <w:rsid w:val="00025C00"/>
    <w:rsid w:val="00030C51"/>
    <w:rsid w:val="00030FEA"/>
    <w:rsid w:val="0003538C"/>
    <w:rsid w:val="00035DC6"/>
    <w:rsid w:val="00036FA4"/>
    <w:rsid w:val="000429BA"/>
    <w:rsid w:val="00043B2C"/>
    <w:rsid w:val="0004540C"/>
    <w:rsid w:val="00051923"/>
    <w:rsid w:val="0005391B"/>
    <w:rsid w:val="0005789B"/>
    <w:rsid w:val="00061DBD"/>
    <w:rsid w:val="00067B0B"/>
    <w:rsid w:val="000706A0"/>
    <w:rsid w:val="000709B6"/>
    <w:rsid w:val="00071E26"/>
    <w:rsid w:val="00071E84"/>
    <w:rsid w:val="00072710"/>
    <w:rsid w:val="00076ABD"/>
    <w:rsid w:val="00077F23"/>
    <w:rsid w:val="000832C2"/>
    <w:rsid w:val="00083F26"/>
    <w:rsid w:val="000852DD"/>
    <w:rsid w:val="00090313"/>
    <w:rsid w:val="00095E9D"/>
    <w:rsid w:val="000B21C0"/>
    <w:rsid w:val="000B26A0"/>
    <w:rsid w:val="000B30DD"/>
    <w:rsid w:val="000B3202"/>
    <w:rsid w:val="000B3833"/>
    <w:rsid w:val="000B388B"/>
    <w:rsid w:val="000B5C8B"/>
    <w:rsid w:val="000B6D67"/>
    <w:rsid w:val="000B7816"/>
    <w:rsid w:val="000C0CD6"/>
    <w:rsid w:val="000C2B2C"/>
    <w:rsid w:val="000C3983"/>
    <w:rsid w:val="000C4DA6"/>
    <w:rsid w:val="000C5A05"/>
    <w:rsid w:val="000D1230"/>
    <w:rsid w:val="000D4002"/>
    <w:rsid w:val="000D7CF3"/>
    <w:rsid w:val="000E04C7"/>
    <w:rsid w:val="000E2C4A"/>
    <w:rsid w:val="000E3675"/>
    <w:rsid w:val="000E4C77"/>
    <w:rsid w:val="000F07EF"/>
    <w:rsid w:val="000F2F37"/>
    <w:rsid w:val="000F37A2"/>
    <w:rsid w:val="000F5CDB"/>
    <w:rsid w:val="000F6237"/>
    <w:rsid w:val="00102003"/>
    <w:rsid w:val="001025B4"/>
    <w:rsid w:val="00102E44"/>
    <w:rsid w:val="001045E8"/>
    <w:rsid w:val="001111F1"/>
    <w:rsid w:val="00114770"/>
    <w:rsid w:val="00114DD5"/>
    <w:rsid w:val="00115010"/>
    <w:rsid w:val="00116029"/>
    <w:rsid w:val="00117DE4"/>
    <w:rsid w:val="00122D4A"/>
    <w:rsid w:val="00122F21"/>
    <w:rsid w:val="0012505E"/>
    <w:rsid w:val="0012617D"/>
    <w:rsid w:val="00126567"/>
    <w:rsid w:val="001301F1"/>
    <w:rsid w:val="001358F7"/>
    <w:rsid w:val="00141821"/>
    <w:rsid w:val="001422C6"/>
    <w:rsid w:val="0014263E"/>
    <w:rsid w:val="00143FAC"/>
    <w:rsid w:val="00144583"/>
    <w:rsid w:val="00146634"/>
    <w:rsid w:val="00147DCD"/>
    <w:rsid w:val="00153E22"/>
    <w:rsid w:val="00155100"/>
    <w:rsid w:val="00156C73"/>
    <w:rsid w:val="0016149C"/>
    <w:rsid w:val="00162DD5"/>
    <w:rsid w:val="00164921"/>
    <w:rsid w:val="00164EF3"/>
    <w:rsid w:val="001659C1"/>
    <w:rsid w:val="001722A1"/>
    <w:rsid w:val="0017437D"/>
    <w:rsid w:val="001815E1"/>
    <w:rsid w:val="00182477"/>
    <w:rsid w:val="001910F3"/>
    <w:rsid w:val="0019207D"/>
    <w:rsid w:val="001921BF"/>
    <w:rsid w:val="00193D2F"/>
    <w:rsid w:val="001A0B64"/>
    <w:rsid w:val="001B11C6"/>
    <w:rsid w:val="001B1349"/>
    <w:rsid w:val="001B5CDD"/>
    <w:rsid w:val="001C1531"/>
    <w:rsid w:val="001C336C"/>
    <w:rsid w:val="001C49DA"/>
    <w:rsid w:val="001C4D4C"/>
    <w:rsid w:val="001C6844"/>
    <w:rsid w:val="001C692F"/>
    <w:rsid w:val="001C6BCC"/>
    <w:rsid w:val="001C7DA2"/>
    <w:rsid w:val="001D2EDB"/>
    <w:rsid w:val="001E39B2"/>
    <w:rsid w:val="001E5259"/>
    <w:rsid w:val="001E5F2F"/>
    <w:rsid w:val="001F138D"/>
    <w:rsid w:val="001F1AD9"/>
    <w:rsid w:val="001F1FAD"/>
    <w:rsid w:val="001F6E13"/>
    <w:rsid w:val="001F79CC"/>
    <w:rsid w:val="001F7AA7"/>
    <w:rsid w:val="00200E81"/>
    <w:rsid w:val="00201B91"/>
    <w:rsid w:val="00202FF4"/>
    <w:rsid w:val="002040A8"/>
    <w:rsid w:val="00204759"/>
    <w:rsid w:val="00206265"/>
    <w:rsid w:val="00214142"/>
    <w:rsid w:val="002153E3"/>
    <w:rsid w:val="00220FBF"/>
    <w:rsid w:val="0022526E"/>
    <w:rsid w:val="002271F4"/>
    <w:rsid w:val="002273C6"/>
    <w:rsid w:val="00227A59"/>
    <w:rsid w:val="00231E96"/>
    <w:rsid w:val="0023260D"/>
    <w:rsid w:val="002335BB"/>
    <w:rsid w:val="0023660F"/>
    <w:rsid w:val="00250F61"/>
    <w:rsid w:val="002515CA"/>
    <w:rsid w:val="00252142"/>
    <w:rsid w:val="00256701"/>
    <w:rsid w:val="00264E71"/>
    <w:rsid w:val="0026562A"/>
    <w:rsid w:val="002744BF"/>
    <w:rsid w:val="00276FF6"/>
    <w:rsid w:val="00277BA0"/>
    <w:rsid w:val="00291529"/>
    <w:rsid w:val="00296880"/>
    <w:rsid w:val="00296E1F"/>
    <w:rsid w:val="002A10B8"/>
    <w:rsid w:val="002A168B"/>
    <w:rsid w:val="002B6CCE"/>
    <w:rsid w:val="002C18E3"/>
    <w:rsid w:val="002C32C6"/>
    <w:rsid w:val="002C4D76"/>
    <w:rsid w:val="002C54C8"/>
    <w:rsid w:val="002C7130"/>
    <w:rsid w:val="002C738D"/>
    <w:rsid w:val="002C7919"/>
    <w:rsid w:val="002D14F2"/>
    <w:rsid w:val="002D1706"/>
    <w:rsid w:val="002D4409"/>
    <w:rsid w:val="002D53DB"/>
    <w:rsid w:val="002E0B0C"/>
    <w:rsid w:val="002E0C39"/>
    <w:rsid w:val="002E4C6E"/>
    <w:rsid w:val="002E7140"/>
    <w:rsid w:val="002E7377"/>
    <w:rsid w:val="002F42E6"/>
    <w:rsid w:val="002F76DC"/>
    <w:rsid w:val="003027D2"/>
    <w:rsid w:val="0030355C"/>
    <w:rsid w:val="003053EE"/>
    <w:rsid w:val="00310621"/>
    <w:rsid w:val="00310885"/>
    <w:rsid w:val="00312A9F"/>
    <w:rsid w:val="00313135"/>
    <w:rsid w:val="00313D26"/>
    <w:rsid w:val="00322C40"/>
    <w:rsid w:val="00323F1A"/>
    <w:rsid w:val="003338A5"/>
    <w:rsid w:val="00335544"/>
    <w:rsid w:val="003359F7"/>
    <w:rsid w:val="00341B5B"/>
    <w:rsid w:val="00347665"/>
    <w:rsid w:val="003509D2"/>
    <w:rsid w:val="00350FF0"/>
    <w:rsid w:val="00353E59"/>
    <w:rsid w:val="003540A9"/>
    <w:rsid w:val="00357549"/>
    <w:rsid w:val="00362FFF"/>
    <w:rsid w:val="0036365B"/>
    <w:rsid w:val="003670BC"/>
    <w:rsid w:val="003672A8"/>
    <w:rsid w:val="00373639"/>
    <w:rsid w:val="0037382E"/>
    <w:rsid w:val="00374397"/>
    <w:rsid w:val="0038233D"/>
    <w:rsid w:val="0038329E"/>
    <w:rsid w:val="00383740"/>
    <w:rsid w:val="00383C20"/>
    <w:rsid w:val="0038670C"/>
    <w:rsid w:val="00387283"/>
    <w:rsid w:val="00387573"/>
    <w:rsid w:val="00390463"/>
    <w:rsid w:val="003964C9"/>
    <w:rsid w:val="003A207F"/>
    <w:rsid w:val="003A4154"/>
    <w:rsid w:val="003B0775"/>
    <w:rsid w:val="003B2B73"/>
    <w:rsid w:val="003B363B"/>
    <w:rsid w:val="003B6543"/>
    <w:rsid w:val="003C1988"/>
    <w:rsid w:val="003C30FF"/>
    <w:rsid w:val="003C6755"/>
    <w:rsid w:val="003D0FEE"/>
    <w:rsid w:val="003D12F2"/>
    <w:rsid w:val="003D3643"/>
    <w:rsid w:val="003D5E31"/>
    <w:rsid w:val="003D6D91"/>
    <w:rsid w:val="003D743F"/>
    <w:rsid w:val="003D78DD"/>
    <w:rsid w:val="003E179F"/>
    <w:rsid w:val="003E4AA7"/>
    <w:rsid w:val="003E6555"/>
    <w:rsid w:val="003E7C35"/>
    <w:rsid w:val="003F007A"/>
    <w:rsid w:val="003F0CC7"/>
    <w:rsid w:val="003F0E7E"/>
    <w:rsid w:val="003F1395"/>
    <w:rsid w:val="003F2E45"/>
    <w:rsid w:val="003F6A94"/>
    <w:rsid w:val="00403B35"/>
    <w:rsid w:val="004041F1"/>
    <w:rsid w:val="00404EE3"/>
    <w:rsid w:val="00411259"/>
    <w:rsid w:val="00414B1C"/>
    <w:rsid w:val="00424CA4"/>
    <w:rsid w:val="00425158"/>
    <w:rsid w:val="004253FB"/>
    <w:rsid w:val="00427D9D"/>
    <w:rsid w:val="00441700"/>
    <w:rsid w:val="00442524"/>
    <w:rsid w:val="00446DD1"/>
    <w:rsid w:val="00457842"/>
    <w:rsid w:val="004651FC"/>
    <w:rsid w:val="004709D3"/>
    <w:rsid w:val="00473100"/>
    <w:rsid w:val="004734D2"/>
    <w:rsid w:val="00475869"/>
    <w:rsid w:val="0047639E"/>
    <w:rsid w:val="00481F56"/>
    <w:rsid w:val="00485512"/>
    <w:rsid w:val="0048728B"/>
    <w:rsid w:val="0048764D"/>
    <w:rsid w:val="004924DB"/>
    <w:rsid w:val="004925F8"/>
    <w:rsid w:val="00496E45"/>
    <w:rsid w:val="004974F8"/>
    <w:rsid w:val="004976B4"/>
    <w:rsid w:val="00497705"/>
    <w:rsid w:val="004A2356"/>
    <w:rsid w:val="004A262D"/>
    <w:rsid w:val="004A2A7A"/>
    <w:rsid w:val="004A4EBC"/>
    <w:rsid w:val="004A5408"/>
    <w:rsid w:val="004A583B"/>
    <w:rsid w:val="004A7C99"/>
    <w:rsid w:val="004B70DA"/>
    <w:rsid w:val="004C68FF"/>
    <w:rsid w:val="004E1851"/>
    <w:rsid w:val="004E7CB7"/>
    <w:rsid w:val="004F5BB5"/>
    <w:rsid w:val="004F5BE1"/>
    <w:rsid w:val="004F68EE"/>
    <w:rsid w:val="004F74BD"/>
    <w:rsid w:val="004F782D"/>
    <w:rsid w:val="00505888"/>
    <w:rsid w:val="00505CC8"/>
    <w:rsid w:val="005113BB"/>
    <w:rsid w:val="00513F45"/>
    <w:rsid w:val="00515225"/>
    <w:rsid w:val="0052456E"/>
    <w:rsid w:val="00525CA7"/>
    <w:rsid w:val="00530BA5"/>
    <w:rsid w:val="00534992"/>
    <w:rsid w:val="00540DB7"/>
    <w:rsid w:val="005415EB"/>
    <w:rsid w:val="00545B2D"/>
    <w:rsid w:val="00546767"/>
    <w:rsid w:val="00546E91"/>
    <w:rsid w:val="00547E4B"/>
    <w:rsid w:val="00547FBF"/>
    <w:rsid w:val="00552EC1"/>
    <w:rsid w:val="0055369C"/>
    <w:rsid w:val="005541F2"/>
    <w:rsid w:val="00556737"/>
    <w:rsid w:val="00561A4D"/>
    <w:rsid w:val="00563880"/>
    <w:rsid w:val="00563E2C"/>
    <w:rsid w:val="0056590D"/>
    <w:rsid w:val="00565F16"/>
    <w:rsid w:val="0056659E"/>
    <w:rsid w:val="00567B48"/>
    <w:rsid w:val="0057450B"/>
    <w:rsid w:val="0058073A"/>
    <w:rsid w:val="00582CFD"/>
    <w:rsid w:val="00584836"/>
    <w:rsid w:val="0058539A"/>
    <w:rsid w:val="00587047"/>
    <w:rsid w:val="00590631"/>
    <w:rsid w:val="005954F5"/>
    <w:rsid w:val="00597222"/>
    <w:rsid w:val="005A377A"/>
    <w:rsid w:val="005A3791"/>
    <w:rsid w:val="005A5381"/>
    <w:rsid w:val="005B38D2"/>
    <w:rsid w:val="005B449A"/>
    <w:rsid w:val="005B4FF1"/>
    <w:rsid w:val="005B700D"/>
    <w:rsid w:val="005B7A4F"/>
    <w:rsid w:val="005C04B5"/>
    <w:rsid w:val="005D0321"/>
    <w:rsid w:val="005D0492"/>
    <w:rsid w:val="005D189B"/>
    <w:rsid w:val="005D199D"/>
    <w:rsid w:val="005D1E71"/>
    <w:rsid w:val="005F4D02"/>
    <w:rsid w:val="005F55FB"/>
    <w:rsid w:val="005F6E98"/>
    <w:rsid w:val="005F6F0E"/>
    <w:rsid w:val="0060333E"/>
    <w:rsid w:val="006038D4"/>
    <w:rsid w:val="006075A4"/>
    <w:rsid w:val="00614ECD"/>
    <w:rsid w:val="00617E81"/>
    <w:rsid w:val="0062058E"/>
    <w:rsid w:val="006231A8"/>
    <w:rsid w:val="00623A6B"/>
    <w:rsid w:val="0063107F"/>
    <w:rsid w:val="0063614B"/>
    <w:rsid w:val="006364CF"/>
    <w:rsid w:val="00636AA5"/>
    <w:rsid w:val="00637FA5"/>
    <w:rsid w:val="00640146"/>
    <w:rsid w:val="00644059"/>
    <w:rsid w:val="00646C92"/>
    <w:rsid w:val="0064701E"/>
    <w:rsid w:val="00647461"/>
    <w:rsid w:val="0065213B"/>
    <w:rsid w:val="00657D95"/>
    <w:rsid w:val="00660789"/>
    <w:rsid w:val="0066379C"/>
    <w:rsid w:val="0066388A"/>
    <w:rsid w:val="0066470D"/>
    <w:rsid w:val="0066545C"/>
    <w:rsid w:val="00665C43"/>
    <w:rsid w:val="006701E0"/>
    <w:rsid w:val="00675BF9"/>
    <w:rsid w:val="00680849"/>
    <w:rsid w:val="00684E34"/>
    <w:rsid w:val="00693620"/>
    <w:rsid w:val="00695CA1"/>
    <w:rsid w:val="006967A9"/>
    <w:rsid w:val="00697B98"/>
    <w:rsid w:val="006A127B"/>
    <w:rsid w:val="006A1954"/>
    <w:rsid w:val="006A7268"/>
    <w:rsid w:val="006B0E5A"/>
    <w:rsid w:val="006B1AA6"/>
    <w:rsid w:val="006C09EB"/>
    <w:rsid w:val="006C0A9C"/>
    <w:rsid w:val="006C5588"/>
    <w:rsid w:val="006C5890"/>
    <w:rsid w:val="006C598A"/>
    <w:rsid w:val="006C740E"/>
    <w:rsid w:val="006D077A"/>
    <w:rsid w:val="006D465C"/>
    <w:rsid w:val="006D5DD8"/>
    <w:rsid w:val="006E00CD"/>
    <w:rsid w:val="006E23A6"/>
    <w:rsid w:val="006E312D"/>
    <w:rsid w:val="006E3DB7"/>
    <w:rsid w:val="006E6F83"/>
    <w:rsid w:val="006F12DE"/>
    <w:rsid w:val="006F6926"/>
    <w:rsid w:val="00700280"/>
    <w:rsid w:val="007043D1"/>
    <w:rsid w:val="00707D0D"/>
    <w:rsid w:val="00713610"/>
    <w:rsid w:val="00717C21"/>
    <w:rsid w:val="00720D5D"/>
    <w:rsid w:val="007255C3"/>
    <w:rsid w:val="0072585E"/>
    <w:rsid w:val="0073244E"/>
    <w:rsid w:val="00732B3D"/>
    <w:rsid w:val="007377EF"/>
    <w:rsid w:val="00742F9A"/>
    <w:rsid w:val="00742FCD"/>
    <w:rsid w:val="00744BE7"/>
    <w:rsid w:val="00747C29"/>
    <w:rsid w:val="0075448F"/>
    <w:rsid w:val="00755033"/>
    <w:rsid w:val="00755ADF"/>
    <w:rsid w:val="00756400"/>
    <w:rsid w:val="0076364E"/>
    <w:rsid w:val="00763DB0"/>
    <w:rsid w:val="0076506F"/>
    <w:rsid w:val="007653DA"/>
    <w:rsid w:val="00765466"/>
    <w:rsid w:val="00770A7E"/>
    <w:rsid w:val="00785847"/>
    <w:rsid w:val="00786CC3"/>
    <w:rsid w:val="00792E94"/>
    <w:rsid w:val="007967F1"/>
    <w:rsid w:val="007A10E6"/>
    <w:rsid w:val="007A1610"/>
    <w:rsid w:val="007A29C9"/>
    <w:rsid w:val="007A3D0C"/>
    <w:rsid w:val="007A580D"/>
    <w:rsid w:val="007C31FC"/>
    <w:rsid w:val="007C3EB1"/>
    <w:rsid w:val="007C4353"/>
    <w:rsid w:val="007D3030"/>
    <w:rsid w:val="007E1948"/>
    <w:rsid w:val="007E1D77"/>
    <w:rsid w:val="007E5DE7"/>
    <w:rsid w:val="007F1E10"/>
    <w:rsid w:val="007F2486"/>
    <w:rsid w:val="007F269F"/>
    <w:rsid w:val="008006EE"/>
    <w:rsid w:val="00802072"/>
    <w:rsid w:val="0080348E"/>
    <w:rsid w:val="0080387E"/>
    <w:rsid w:val="00804680"/>
    <w:rsid w:val="00807A17"/>
    <w:rsid w:val="00813F97"/>
    <w:rsid w:val="00816032"/>
    <w:rsid w:val="008208F8"/>
    <w:rsid w:val="008219D3"/>
    <w:rsid w:val="0082248C"/>
    <w:rsid w:val="00824AA6"/>
    <w:rsid w:val="00827598"/>
    <w:rsid w:val="008303D1"/>
    <w:rsid w:val="00831CB3"/>
    <w:rsid w:val="00831F6A"/>
    <w:rsid w:val="008334DF"/>
    <w:rsid w:val="00834845"/>
    <w:rsid w:val="008356FC"/>
    <w:rsid w:val="00835722"/>
    <w:rsid w:val="00837BCB"/>
    <w:rsid w:val="00840C11"/>
    <w:rsid w:val="00841946"/>
    <w:rsid w:val="00851A54"/>
    <w:rsid w:val="00851C7B"/>
    <w:rsid w:val="008529BA"/>
    <w:rsid w:val="00852A57"/>
    <w:rsid w:val="00852F91"/>
    <w:rsid w:val="00854543"/>
    <w:rsid w:val="008553D9"/>
    <w:rsid w:val="00860980"/>
    <w:rsid w:val="00860FB2"/>
    <w:rsid w:val="00871723"/>
    <w:rsid w:val="00872BAE"/>
    <w:rsid w:val="00873D77"/>
    <w:rsid w:val="00876FD7"/>
    <w:rsid w:val="008976B5"/>
    <w:rsid w:val="008A4289"/>
    <w:rsid w:val="008A72BB"/>
    <w:rsid w:val="008B67A5"/>
    <w:rsid w:val="008C085C"/>
    <w:rsid w:val="008C5EB6"/>
    <w:rsid w:val="008C6088"/>
    <w:rsid w:val="008D243B"/>
    <w:rsid w:val="008D2B71"/>
    <w:rsid w:val="008D37E3"/>
    <w:rsid w:val="008D54A4"/>
    <w:rsid w:val="008D6433"/>
    <w:rsid w:val="008E325C"/>
    <w:rsid w:val="008E612C"/>
    <w:rsid w:val="008F2FA3"/>
    <w:rsid w:val="008F3BC4"/>
    <w:rsid w:val="0090077E"/>
    <w:rsid w:val="009023CF"/>
    <w:rsid w:val="0090563D"/>
    <w:rsid w:val="00915C35"/>
    <w:rsid w:val="00915FE3"/>
    <w:rsid w:val="00920B6C"/>
    <w:rsid w:val="00923B98"/>
    <w:rsid w:val="00936123"/>
    <w:rsid w:val="009370DD"/>
    <w:rsid w:val="00937C9C"/>
    <w:rsid w:val="009448B0"/>
    <w:rsid w:val="00944D70"/>
    <w:rsid w:val="00945643"/>
    <w:rsid w:val="00946091"/>
    <w:rsid w:val="009552DC"/>
    <w:rsid w:val="0096748F"/>
    <w:rsid w:val="00970E3C"/>
    <w:rsid w:val="0097398D"/>
    <w:rsid w:val="009750BA"/>
    <w:rsid w:val="00983841"/>
    <w:rsid w:val="0098484E"/>
    <w:rsid w:val="00987962"/>
    <w:rsid w:val="00991955"/>
    <w:rsid w:val="00992C4F"/>
    <w:rsid w:val="00993616"/>
    <w:rsid w:val="009950E2"/>
    <w:rsid w:val="00995273"/>
    <w:rsid w:val="00995E40"/>
    <w:rsid w:val="00997A7B"/>
    <w:rsid w:val="009A082F"/>
    <w:rsid w:val="009A1CDE"/>
    <w:rsid w:val="009B1EDA"/>
    <w:rsid w:val="009B4553"/>
    <w:rsid w:val="009B5020"/>
    <w:rsid w:val="009B5D33"/>
    <w:rsid w:val="009C012B"/>
    <w:rsid w:val="009C28C2"/>
    <w:rsid w:val="009D3025"/>
    <w:rsid w:val="009D4557"/>
    <w:rsid w:val="009D51D9"/>
    <w:rsid w:val="009E496A"/>
    <w:rsid w:val="009F07C5"/>
    <w:rsid w:val="009F0BDC"/>
    <w:rsid w:val="00A00AF7"/>
    <w:rsid w:val="00A03F09"/>
    <w:rsid w:val="00A04ED7"/>
    <w:rsid w:val="00A10166"/>
    <w:rsid w:val="00A13AC2"/>
    <w:rsid w:val="00A145A4"/>
    <w:rsid w:val="00A149E0"/>
    <w:rsid w:val="00A16BE0"/>
    <w:rsid w:val="00A22337"/>
    <w:rsid w:val="00A2271D"/>
    <w:rsid w:val="00A245C6"/>
    <w:rsid w:val="00A32FAB"/>
    <w:rsid w:val="00A34B0F"/>
    <w:rsid w:val="00A45384"/>
    <w:rsid w:val="00A463C4"/>
    <w:rsid w:val="00A53869"/>
    <w:rsid w:val="00A54499"/>
    <w:rsid w:val="00A562E4"/>
    <w:rsid w:val="00A5722A"/>
    <w:rsid w:val="00A6029F"/>
    <w:rsid w:val="00A72767"/>
    <w:rsid w:val="00A74D7C"/>
    <w:rsid w:val="00A75214"/>
    <w:rsid w:val="00A80530"/>
    <w:rsid w:val="00A83E34"/>
    <w:rsid w:val="00A87618"/>
    <w:rsid w:val="00A90408"/>
    <w:rsid w:val="00A95C86"/>
    <w:rsid w:val="00A96BCC"/>
    <w:rsid w:val="00AA376F"/>
    <w:rsid w:val="00AA47A4"/>
    <w:rsid w:val="00AA5BDC"/>
    <w:rsid w:val="00AA6372"/>
    <w:rsid w:val="00AB4D4C"/>
    <w:rsid w:val="00AB4E2E"/>
    <w:rsid w:val="00AB5AD4"/>
    <w:rsid w:val="00AB6733"/>
    <w:rsid w:val="00AC2927"/>
    <w:rsid w:val="00AC3042"/>
    <w:rsid w:val="00AC3A3F"/>
    <w:rsid w:val="00AC40AA"/>
    <w:rsid w:val="00AC6B4A"/>
    <w:rsid w:val="00AC7F72"/>
    <w:rsid w:val="00AD2141"/>
    <w:rsid w:val="00AD25F2"/>
    <w:rsid w:val="00AD2DF9"/>
    <w:rsid w:val="00AE2809"/>
    <w:rsid w:val="00AE3B6B"/>
    <w:rsid w:val="00AF4C46"/>
    <w:rsid w:val="00AF5820"/>
    <w:rsid w:val="00AF7BFA"/>
    <w:rsid w:val="00B009B2"/>
    <w:rsid w:val="00B00D11"/>
    <w:rsid w:val="00B01F4C"/>
    <w:rsid w:val="00B177B5"/>
    <w:rsid w:val="00B20783"/>
    <w:rsid w:val="00B31C71"/>
    <w:rsid w:val="00B34338"/>
    <w:rsid w:val="00B372DD"/>
    <w:rsid w:val="00B44EF7"/>
    <w:rsid w:val="00B4616B"/>
    <w:rsid w:val="00B464F0"/>
    <w:rsid w:val="00B51558"/>
    <w:rsid w:val="00B5308B"/>
    <w:rsid w:val="00B55E29"/>
    <w:rsid w:val="00B56205"/>
    <w:rsid w:val="00B56717"/>
    <w:rsid w:val="00B62DB8"/>
    <w:rsid w:val="00B6688D"/>
    <w:rsid w:val="00B700C6"/>
    <w:rsid w:val="00B707E5"/>
    <w:rsid w:val="00B711BE"/>
    <w:rsid w:val="00B71491"/>
    <w:rsid w:val="00B719A1"/>
    <w:rsid w:val="00B72A3F"/>
    <w:rsid w:val="00B75C83"/>
    <w:rsid w:val="00B80186"/>
    <w:rsid w:val="00B82698"/>
    <w:rsid w:val="00B8417B"/>
    <w:rsid w:val="00B844B6"/>
    <w:rsid w:val="00B851DB"/>
    <w:rsid w:val="00B923F9"/>
    <w:rsid w:val="00BA006E"/>
    <w:rsid w:val="00BA1CCA"/>
    <w:rsid w:val="00BA469E"/>
    <w:rsid w:val="00BA5824"/>
    <w:rsid w:val="00BB07E4"/>
    <w:rsid w:val="00BB13B3"/>
    <w:rsid w:val="00BB29EB"/>
    <w:rsid w:val="00BB4F5C"/>
    <w:rsid w:val="00BC273F"/>
    <w:rsid w:val="00BC36FD"/>
    <w:rsid w:val="00BC5EF1"/>
    <w:rsid w:val="00BC6FB6"/>
    <w:rsid w:val="00BC713F"/>
    <w:rsid w:val="00BD015B"/>
    <w:rsid w:val="00BD2F43"/>
    <w:rsid w:val="00BD3876"/>
    <w:rsid w:val="00BE021B"/>
    <w:rsid w:val="00BE40C8"/>
    <w:rsid w:val="00BE58B3"/>
    <w:rsid w:val="00BF0737"/>
    <w:rsid w:val="00BF1142"/>
    <w:rsid w:val="00BF1AD4"/>
    <w:rsid w:val="00BF3902"/>
    <w:rsid w:val="00C019E7"/>
    <w:rsid w:val="00C04915"/>
    <w:rsid w:val="00C07C5D"/>
    <w:rsid w:val="00C23E9A"/>
    <w:rsid w:val="00C245E1"/>
    <w:rsid w:val="00C24F62"/>
    <w:rsid w:val="00C255CD"/>
    <w:rsid w:val="00C25ABB"/>
    <w:rsid w:val="00C273C7"/>
    <w:rsid w:val="00C36CFB"/>
    <w:rsid w:val="00C516BD"/>
    <w:rsid w:val="00C5212C"/>
    <w:rsid w:val="00C547ED"/>
    <w:rsid w:val="00C55711"/>
    <w:rsid w:val="00C56792"/>
    <w:rsid w:val="00C75B02"/>
    <w:rsid w:val="00C7738F"/>
    <w:rsid w:val="00C828A8"/>
    <w:rsid w:val="00CA27C3"/>
    <w:rsid w:val="00CA3414"/>
    <w:rsid w:val="00CA4AD6"/>
    <w:rsid w:val="00CA635A"/>
    <w:rsid w:val="00CA76EE"/>
    <w:rsid w:val="00CB038B"/>
    <w:rsid w:val="00CB1A75"/>
    <w:rsid w:val="00CB59CE"/>
    <w:rsid w:val="00CC464E"/>
    <w:rsid w:val="00CD0CCA"/>
    <w:rsid w:val="00CD4F3D"/>
    <w:rsid w:val="00CD76E3"/>
    <w:rsid w:val="00CD775B"/>
    <w:rsid w:val="00CE7FEB"/>
    <w:rsid w:val="00CF1A08"/>
    <w:rsid w:val="00CF7D1C"/>
    <w:rsid w:val="00D00288"/>
    <w:rsid w:val="00D007D2"/>
    <w:rsid w:val="00D011BF"/>
    <w:rsid w:val="00D043FB"/>
    <w:rsid w:val="00D05228"/>
    <w:rsid w:val="00D06825"/>
    <w:rsid w:val="00D11978"/>
    <w:rsid w:val="00D12006"/>
    <w:rsid w:val="00D13D7B"/>
    <w:rsid w:val="00D14F1C"/>
    <w:rsid w:val="00D21CA8"/>
    <w:rsid w:val="00D238BF"/>
    <w:rsid w:val="00D24BB5"/>
    <w:rsid w:val="00D27BF4"/>
    <w:rsid w:val="00D30C72"/>
    <w:rsid w:val="00D319EB"/>
    <w:rsid w:val="00D322C2"/>
    <w:rsid w:val="00D35B11"/>
    <w:rsid w:val="00D4072F"/>
    <w:rsid w:val="00D45237"/>
    <w:rsid w:val="00D517FB"/>
    <w:rsid w:val="00D520B5"/>
    <w:rsid w:val="00D562F3"/>
    <w:rsid w:val="00D572EF"/>
    <w:rsid w:val="00D6579E"/>
    <w:rsid w:val="00D6597B"/>
    <w:rsid w:val="00D6601F"/>
    <w:rsid w:val="00D77A63"/>
    <w:rsid w:val="00D82E1A"/>
    <w:rsid w:val="00D85139"/>
    <w:rsid w:val="00D906C6"/>
    <w:rsid w:val="00D91B5E"/>
    <w:rsid w:val="00D95370"/>
    <w:rsid w:val="00D95C23"/>
    <w:rsid w:val="00D95E76"/>
    <w:rsid w:val="00DA47FD"/>
    <w:rsid w:val="00DA753A"/>
    <w:rsid w:val="00DB0B0F"/>
    <w:rsid w:val="00DB16D4"/>
    <w:rsid w:val="00DB355F"/>
    <w:rsid w:val="00DB3E9F"/>
    <w:rsid w:val="00DC0556"/>
    <w:rsid w:val="00DC36CF"/>
    <w:rsid w:val="00DC5357"/>
    <w:rsid w:val="00DD311A"/>
    <w:rsid w:val="00DD656E"/>
    <w:rsid w:val="00DD7D38"/>
    <w:rsid w:val="00DE0629"/>
    <w:rsid w:val="00DE2409"/>
    <w:rsid w:val="00DE3A8B"/>
    <w:rsid w:val="00DE74EE"/>
    <w:rsid w:val="00DE7502"/>
    <w:rsid w:val="00DF23BE"/>
    <w:rsid w:val="00DF2E6A"/>
    <w:rsid w:val="00DF411B"/>
    <w:rsid w:val="00DF4ED9"/>
    <w:rsid w:val="00E036AB"/>
    <w:rsid w:val="00E115A5"/>
    <w:rsid w:val="00E118B6"/>
    <w:rsid w:val="00E11CCA"/>
    <w:rsid w:val="00E1340C"/>
    <w:rsid w:val="00E15FF0"/>
    <w:rsid w:val="00E255A4"/>
    <w:rsid w:val="00E267B6"/>
    <w:rsid w:val="00E35AAE"/>
    <w:rsid w:val="00E37DA7"/>
    <w:rsid w:val="00E42738"/>
    <w:rsid w:val="00E51E6F"/>
    <w:rsid w:val="00E55FC1"/>
    <w:rsid w:val="00E65169"/>
    <w:rsid w:val="00E668A4"/>
    <w:rsid w:val="00E7039F"/>
    <w:rsid w:val="00E71BAB"/>
    <w:rsid w:val="00E71CB9"/>
    <w:rsid w:val="00E72B58"/>
    <w:rsid w:val="00E74E25"/>
    <w:rsid w:val="00E75975"/>
    <w:rsid w:val="00E80DE2"/>
    <w:rsid w:val="00E81DD9"/>
    <w:rsid w:val="00E83285"/>
    <w:rsid w:val="00E9388E"/>
    <w:rsid w:val="00E974E5"/>
    <w:rsid w:val="00EA025B"/>
    <w:rsid w:val="00EA2C24"/>
    <w:rsid w:val="00EA2DB7"/>
    <w:rsid w:val="00EB1B63"/>
    <w:rsid w:val="00EB34A6"/>
    <w:rsid w:val="00EC03E6"/>
    <w:rsid w:val="00EC0B2E"/>
    <w:rsid w:val="00EC4D3B"/>
    <w:rsid w:val="00ED362E"/>
    <w:rsid w:val="00ED4BBB"/>
    <w:rsid w:val="00ED674C"/>
    <w:rsid w:val="00EE01EB"/>
    <w:rsid w:val="00EE15BB"/>
    <w:rsid w:val="00EE1FE0"/>
    <w:rsid w:val="00EE4C90"/>
    <w:rsid w:val="00EE6A4F"/>
    <w:rsid w:val="00EF2E74"/>
    <w:rsid w:val="00EF54EF"/>
    <w:rsid w:val="00F02F50"/>
    <w:rsid w:val="00F03CA1"/>
    <w:rsid w:val="00F13A37"/>
    <w:rsid w:val="00F22C0B"/>
    <w:rsid w:val="00F23597"/>
    <w:rsid w:val="00F24268"/>
    <w:rsid w:val="00F30469"/>
    <w:rsid w:val="00F311B1"/>
    <w:rsid w:val="00F313DF"/>
    <w:rsid w:val="00F330CE"/>
    <w:rsid w:val="00F33C89"/>
    <w:rsid w:val="00F353F7"/>
    <w:rsid w:val="00F417AE"/>
    <w:rsid w:val="00F46549"/>
    <w:rsid w:val="00F46AAE"/>
    <w:rsid w:val="00F52091"/>
    <w:rsid w:val="00F542E4"/>
    <w:rsid w:val="00F54899"/>
    <w:rsid w:val="00F573B7"/>
    <w:rsid w:val="00F6486F"/>
    <w:rsid w:val="00F65802"/>
    <w:rsid w:val="00F726F2"/>
    <w:rsid w:val="00F74901"/>
    <w:rsid w:val="00F769FE"/>
    <w:rsid w:val="00F82523"/>
    <w:rsid w:val="00F840B0"/>
    <w:rsid w:val="00F879D2"/>
    <w:rsid w:val="00FA0AB3"/>
    <w:rsid w:val="00FA79F1"/>
    <w:rsid w:val="00FB1A02"/>
    <w:rsid w:val="00FB3281"/>
    <w:rsid w:val="00FC2BA4"/>
    <w:rsid w:val="00FC61CB"/>
    <w:rsid w:val="00FC67A6"/>
    <w:rsid w:val="00FC6E50"/>
    <w:rsid w:val="00FD1984"/>
    <w:rsid w:val="00FD303A"/>
    <w:rsid w:val="00FD40EA"/>
    <w:rsid w:val="00FD650C"/>
    <w:rsid w:val="00FE1F61"/>
    <w:rsid w:val="00FE3912"/>
    <w:rsid w:val="00FF1ED3"/>
    <w:rsid w:val="00FF6188"/>
    <w:rsid w:val="00FF68B0"/>
    <w:rsid w:val="00FF79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0B90D"/>
  <w15:chartTrackingRefBased/>
  <w15:docId w15:val="{7B9789A5-348B-464F-A011-1CE5D7447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F6F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F6F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F6F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F6F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F6F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F6F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F6F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F6F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F6F0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F6F0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F6F0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F6F0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F6F0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F6F0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F6F0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F6F0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F6F0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F6F0E"/>
    <w:rPr>
      <w:rFonts w:eastAsiaTheme="majorEastAsia" w:cstheme="majorBidi"/>
      <w:color w:val="272727" w:themeColor="text1" w:themeTint="D8"/>
    </w:rPr>
  </w:style>
  <w:style w:type="paragraph" w:styleId="Ttulo">
    <w:name w:val="Title"/>
    <w:basedOn w:val="Normal"/>
    <w:next w:val="Normal"/>
    <w:link w:val="TtuloChar"/>
    <w:uiPriority w:val="10"/>
    <w:qFormat/>
    <w:rsid w:val="005F6F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F6F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F6F0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F6F0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F6F0E"/>
    <w:pPr>
      <w:spacing w:before="160"/>
      <w:jc w:val="center"/>
    </w:pPr>
    <w:rPr>
      <w:i/>
      <w:iCs/>
      <w:color w:val="404040" w:themeColor="text1" w:themeTint="BF"/>
    </w:rPr>
  </w:style>
  <w:style w:type="character" w:customStyle="1" w:styleId="CitaoChar">
    <w:name w:val="Citação Char"/>
    <w:basedOn w:val="Fontepargpadro"/>
    <w:link w:val="Citao"/>
    <w:uiPriority w:val="29"/>
    <w:rsid w:val="005F6F0E"/>
    <w:rPr>
      <w:i/>
      <w:iCs/>
      <w:color w:val="404040" w:themeColor="text1" w:themeTint="BF"/>
    </w:rPr>
  </w:style>
  <w:style w:type="paragraph" w:styleId="PargrafodaLista">
    <w:name w:val="List Paragraph"/>
    <w:basedOn w:val="Normal"/>
    <w:uiPriority w:val="34"/>
    <w:qFormat/>
    <w:rsid w:val="005F6F0E"/>
    <w:pPr>
      <w:ind w:left="720"/>
      <w:contextualSpacing/>
    </w:pPr>
  </w:style>
  <w:style w:type="character" w:styleId="nfaseIntensa">
    <w:name w:val="Intense Emphasis"/>
    <w:basedOn w:val="Fontepargpadro"/>
    <w:uiPriority w:val="21"/>
    <w:qFormat/>
    <w:rsid w:val="005F6F0E"/>
    <w:rPr>
      <w:i/>
      <w:iCs/>
      <w:color w:val="0F4761" w:themeColor="accent1" w:themeShade="BF"/>
    </w:rPr>
  </w:style>
  <w:style w:type="paragraph" w:styleId="CitaoIntensa">
    <w:name w:val="Intense Quote"/>
    <w:basedOn w:val="Normal"/>
    <w:next w:val="Normal"/>
    <w:link w:val="CitaoIntensaChar"/>
    <w:uiPriority w:val="30"/>
    <w:qFormat/>
    <w:rsid w:val="005F6F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F6F0E"/>
    <w:rPr>
      <w:i/>
      <w:iCs/>
      <w:color w:val="0F4761" w:themeColor="accent1" w:themeShade="BF"/>
    </w:rPr>
  </w:style>
  <w:style w:type="character" w:styleId="RefernciaIntensa">
    <w:name w:val="Intense Reference"/>
    <w:basedOn w:val="Fontepargpadro"/>
    <w:uiPriority w:val="32"/>
    <w:qFormat/>
    <w:rsid w:val="005F6F0E"/>
    <w:rPr>
      <w:b/>
      <w:bCs/>
      <w:smallCaps/>
      <w:color w:val="0F4761" w:themeColor="accent1" w:themeShade="BF"/>
      <w:spacing w:val="5"/>
    </w:rPr>
  </w:style>
  <w:style w:type="character" w:styleId="Hyperlink">
    <w:name w:val="Hyperlink"/>
    <w:basedOn w:val="Fontepargpadro"/>
    <w:uiPriority w:val="99"/>
    <w:unhideWhenUsed/>
    <w:rsid w:val="007967F1"/>
    <w:rPr>
      <w:color w:val="467886" w:themeColor="hyperlink"/>
      <w:u w:val="single"/>
    </w:rPr>
  </w:style>
  <w:style w:type="character" w:styleId="MenoPendente">
    <w:name w:val="Unresolved Mention"/>
    <w:basedOn w:val="Fontepargpadro"/>
    <w:uiPriority w:val="99"/>
    <w:semiHidden/>
    <w:unhideWhenUsed/>
    <w:rsid w:val="007967F1"/>
    <w:rPr>
      <w:color w:val="605E5C"/>
      <w:shd w:val="clear" w:color="auto" w:fill="E1DFDD"/>
    </w:rPr>
  </w:style>
  <w:style w:type="paragraph" w:styleId="Pr-formataoHTML">
    <w:name w:val="HTML Preformatted"/>
    <w:basedOn w:val="Normal"/>
    <w:link w:val="Pr-formataoHTMLChar"/>
    <w:uiPriority w:val="99"/>
    <w:semiHidden/>
    <w:unhideWhenUsed/>
    <w:rsid w:val="00CA4A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CA4AD6"/>
    <w:rPr>
      <w:rFonts w:ascii="Courier New" w:eastAsia="Times New Roman" w:hAnsi="Courier New" w:cs="Courier New"/>
      <w:kern w:val="0"/>
      <w:sz w:val="20"/>
      <w:szCs w:val="20"/>
      <w:lang w:eastAsia="pt-BR"/>
      <w14:ligatures w14:val="none"/>
    </w:rPr>
  </w:style>
  <w:style w:type="paragraph" w:styleId="NormalWeb">
    <w:name w:val="Normal (Web)"/>
    <w:basedOn w:val="Normal"/>
    <w:uiPriority w:val="99"/>
    <w:semiHidden/>
    <w:unhideWhenUsed/>
    <w:rsid w:val="00DE240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bahq.org/" TargetMode="External"/><Relationship Id="rId13" Type="http://schemas.openxmlformats.org/officeDocument/2006/relationships/hyperlink" Target="https://abneuro.org.br/" TargetMode="External"/><Relationship Id="rId18" Type="http://schemas.openxmlformats.org/officeDocument/2006/relationships/hyperlink" Target="https://www.febrasgo.org.br/pt/"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borlccf.org.br/" TargetMode="External"/><Relationship Id="rId7" Type="http://schemas.openxmlformats.org/officeDocument/2006/relationships/hyperlink" Target="https://asbai.org.br/" TargetMode="External"/><Relationship Id="rId12" Type="http://schemas.openxmlformats.org/officeDocument/2006/relationships/hyperlink" Target="http://www.sbccv.org.br/" TargetMode="External"/><Relationship Id="rId17" Type="http://schemas.openxmlformats.org/officeDocument/2006/relationships/hyperlink" Target="https://sbgg.org.br/" TargetMode="External"/><Relationship Id="rId25" Type="http://schemas.openxmlformats.org/officeDocument/2006/relationships/hyperlink" Target="https://portaldaurologia.org.br/" TargetMode="External"/><Relationship Id="rId2" Type="http://schemas.openxmlformats.org/officeDocument/2006/relationships/styles" Target="styles.xml"/><Relationship Id="rId16" Type="http://schemas.openxmlformats.org/officeDocument/2006/relationships/hyperlink" Target="https://www.abp.org.br/?lang=pt" TargetMode="External"/><Relationship Id="rId20" Type="http://schemas.openxmlformats.org/officeDocument/2006/relationships/hyperlink" Target="https://www.cbo.net.br/home" TargetMode="External"/><Relationship Id="rId1" Type="http://schemas.openxmlformats.org/officeDocument/2006/relationships/numbering" Target="numbering.xml"/><Relationship Id="rId6" Type="http://schemas.openxmlformats.org/officeDocument/2006/relationships/hyperlink" Target="https://www.google.com/search?q=Certificado+de+Entidade+de+Apoio+%28CEA%29&amp;sca_esv=b57a41a9e7211890&amp;sxsrf=AE3TifMJR0HjHEOx7K-VTSaVw5EEz3jMBg%3A1759440273747&amp;ei=ke3eaOOzLcm45OUP_9u06Qs&amp;ved=2ahUKEwiJgtj5uYaQAxVTLLkGHftLDAMQgK4QegQIARAB&amp;uact=5&amp;oq=Que+org%C3%A3o+que+regula+as+entidaes+que+cuidas+de+pessoas+com+deficiencia%2C+existe+algum+tipo+de+registro&amp;gs_lp=Egxnd3Mtd2l6LXNlcnAiZlF1ZSBvcmfDo28gcXVlIHJlZ3VsYSBhcyBlbnRpZGFlcyBxdWUgY3VpZGFzIGRlIHBlc3NvYXMgY29tIGRlZmljaWVuY2lhLCBleGlzdGUgYWxndW0gdGlwbyBkZSByZWdpc3Ryb0iCYlDzGljiUnAAeAKQAQCYAYkBoAGQEKoBBDAuMTe4AQPIAQD4AQGYAgGgAgTCAgQQABhHmAMA4gMFEgExIECIBgGQBgaSBwExoAfTN7IHALgHAMIHAzAuMcgHAg&amp;sclient=gws-wiz-serp&amp;mstk=AUtExfB_k2uTCaCfmTQmWDOzxcur2j2sUnpJ-t3dgn43Dlo9tQJNo_eqx99r76MGWQIq8BFApz1qoB68m69odQrVoXw0W9QoK9ZeS5r9Zhyy7fn1j-kBcU3mF0wOa1AMMIGC1hdErNHqymSXU_-YijkMV_0Nu_9bA48FEa0wFB12m2EhP5HBKZ98pyeJ1-kh0FeZE1vPvYtqnGjFoL5l4OHKO_EdM1UkTixG8fYuVeveQF3_yJlOA34gc8d0vvNyVIypQ8_thtmznEf9pn2jKFunFBLZ&amp;csui=3" TargetMode="External"/><Relationship Id="rId11" Type="http://schemas.openxmlformats.org/officeDocument/2006/relationships/hyperlink" Target="https://www.coracao.org.br/" TargetMode="External"/><Relationship Id="rId24" Type="http://schemas.openxmlformats.org/officeDocument/2006/relationships/hyperlink" Target="https://www.reumatologia.org.br/" TargetMode="External"/><Relationship Id="rId5" Type="http://schemas.openxmlformats.org/officeDocument/2006/relationships/hyperlink" Target="https://www.google.com/search?sca_esv=c4554e91040c2cd7&amp;rlz=1C1PNBB_pt-BRBR1168BR1168&amp;sxsrf=AE3TifNrqrLZ4qfYdlDP8iaB3VKZCs3CMQ%3A1758902752593&amp;q=dispositivos+com+apps&amp;spell=1&amp;sa=X&amp;ved=2ahUKEwjOnKuv5_aPAxVMs5UCHRqeBAMQgK4QegQIARAC&amp;biw=1920&amp;bih=911&amp;dpr=1&amp;mstk=AUtExfCq_2sXwTQ6KlSAZwzW-GDs87BVKFSktQ-hSE9GF55o6NOe_c4GEQVtIYbNiamxwJUGODe4Hqoxc1OTAKIh5MxclZPi9Sm1615tDRko_Pg6WvmN3u4nSrsXh2XvlaoIT33KD9XkS17AquUEJ_NZsEPQtP1DdFRazt8QFCYiQGjBBbnJb0zrhADK2PmgGMDVycBGY8WjJDQybxYrvdsQRVeAsKpmCc6_LQ-5GLAUJwut7At_uULs_39Pwo_Sl_Z9k9IIRZPiHPjnigLfAdO-IfMC&amp;csui=3" TargetMode="External"/><Relationship Id="rId15" Type="http://schemas.openxmlformats.org/officeDocument/2006/relationships/hyperlink" Target="https://sbot.org.br/" TargetMode="External"/><Relationship Id="rId23" Type="http://schemas.openxmlformats.org/officeDocument/2006/relationships/hyperlink" Target="https://cbr.org.br/" TargetMode="External"/><Relationship Id="rId10" Type="http://schemas.openxmlformats.org/officeDocument/2006/relationships/hyperlink" Target="https://infectologia.org.br/" TargetMode="External"/><Relationship Id="rId19" Type="http://schemas.openxmlformats.org/officeDocument/2006/relationships/hyperlink" Target="https://sbmastologia.com.br/" TargetMode="External"/><Relationship Id="rId4" Type="http://schemas.openxmlformats.org/officeDocument/2006/relationships/webSettings" Target="webSettings.xml"/><Relationship Id="rId9" Type="http://schemas.openxmlformats.org/officeDocument/2006/relationships/hyperlink" Target="https://www.sbd.org.br/" TargetMode="External"/><Relationship Id="rId14" Type="http://schemas.openxmlformats.org/officeDocument/2006/relationships/hyperlink" Target="https://www.cirurgiaplastica.org.br/" TargetMode="External"/><Relationship Id="rId22" Type="http://schemas.openxmlformats.org/officeDocument/2006/relationships/hyperlink" Target="https://www.sbp.com.br/" TargetMode="External"/><Relationship Id="rId27"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2631</TotalTime>
  <Pages>30</Pages>
  <Words>11480</Words>
  <Characters>75774</Characters>
  <Application>Microsoft Office Word</Application>
  <DocSecurity>0</DocSecurity>
  <Lines>1647</Lines>
  <Paragraphs>779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Joaquim Mário Soares Coelho</dc:creator>
  <cp:keywords/>
  <dc:description/>
  <cp:lastModifiedBy>Joaquim Mário Soares Coelho</cp:lastModifiedBy>
  <cp:revision>799</cp:revision>
  <dcterms:created xsi:type="dcterms:W3CDTF">2025-09-25T16:50:00Z</dcterms:created>
  <dcterms:modified xsi:type="dcterms:W3CDTF">2025-10-03T16:11:00Z</dcterms:modified>
</cp:coreProperties>
</file>